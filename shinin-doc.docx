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5AD29B">
      <w:pPr>
        <w:pStyle w:val="6"/>
        <w:keepNext w:val="0"/>
        <w:keepLines w:val="0"/>
        <w:widowControl/>
        <w:suppressLineNumbers w:val="0"/>
        <w:shd w:val="clear" w:fill="F2F2F4"/>
        <w:spacing w:before="0" w:beforeAutospacing="0" w:after="0" w:afterAutospacing="0" w:line="18" w:lineRule="atLeast"/>
        <w:ind w:left="0" w:right="0" w:firstLine="0"/>
        <w:rPr>
          <w:rFonts w:ascii="Arial" w:hAnsi="Arial" w:eastAsia="Arial" w:cs="Arial"/>
          <w:i w:val="0"/>
          <w:iCs w:val="0"/>
          <w:caps w:val="0"/>
          <w:color w:val="1A1A1A"/>
          <w:spacing w:val="7"/>
          <w:sz w:val="21"/>
          <w:szCs w:val="21"/>
        </w:rPr>
      </w:pPr>
      <w:r>
        <w:rPr>
          <w:rFonts w:hint="default" w:ascii="Arial" w:hAnsi="Arial" w:eastAsia="Arial" w:cs="Arial"/>
          <w:b/>
          <w:bCs/>
          <w:i w:val="0"/>
          <w:iCs w:val="0"/>
          <w:caps w:val="0"/>
          <w:color w:val="1A1A1A"/>
          <w:spacing w:val="7"/>
          <w:sz w:val="24"/>
          <w:szCs w:val="24"/>
          <w:shd w:val="clear" w:fill="F2F2F4"/>
          <w:lang w:val="en-US"/>
        </w:rPr>
        <w:t>Introduction message send requirements</w:t>
      </w:r>
      <w:r>
        <w:rPr>
          <w:rFonts w:hint="default" w:ascii="Arial" w:hAnsi="Arial" w:eastAsia="Arial" w:cs="Arial"/>
          <w:i w:val="0"/>
          <w:iCs w:val="0"/>
          <w:caps w:val="0"/>
          <w:color w:val="1A1A1A"/>
          <w:spacing w:val="7"/>
          <w:sz w:val="21"/>
          <w:szCs w:val="21"/>
          <w:shd w:val="clear" w:fill="F2F2F4"/>
        </w:rPr>
        <w:br w:type="textWrapping"/>
      </w:r>
      <w:r>
        <w:rPr>
          <w:rFonts w:hint="default" w:ascii="Arial" w:hAnsi="Arial" w:eastAsia="Arial" w:cs="Arial"/>
          <w:i w:val="0"/>
          <w:iCs w:val="0"/>
          <w:caps w:val="0"/>
          <w:color w:val="1A1A1A"/>
          <w:spacing w:val="7"/>
          <w:sz w:val="21"/>
          <w:szCs w:val="21"/>
          <w:shd w:val="clear" w:fill="F2F2F4"/>
        </w:rPr>
        <w:br w:type="textWrapping"/>
      </w:r>
      <w:r>
        <w:rPr>
          <w:rFonts w:hint="default" w:ascii="Arial" w:hAnsi="Arial" w:eastAsia="Arial" w:cs="Arial"/>
          <w:i w:val="0"/>
          <w:iCs w:val="0"/>
          <w:caps w:val="0"/>
          <w:color w:val="1A1A1A"/>
          <w:spacing w:val="7"/>
          <w:sz w:val="21"/>
          <w:szCs w:val="21"/>
          <w:shd w:val="clear" w:fill="F2F2F4"/>
        </w:rPr>
        <w:t>Hi Imran,</w:t>
      </w:r>
      <w:r>
        <w:rPr>
          <w:rFonts w:hint="default" w:ascii="Arial" w:hAnsi="Arial" w:eastAsia="Arial" w:cs="Arial"/>
          <w:i w:val="0"/>
          <w:iCs w:val="0"/>
          <w:caps w:val="0"/>
          <w:color w:val="1A1A1A"/>
          <w:spacing w:val="7"/>
          <w:sz w:val="21"/>
          <w:szCs w:val="21"/>
          <w:shd w:val="clear" w:fill="F2F2F4"/>
        </w:rPr>
        <w:br w:type="textWrapping"/>
      </w:r>
      <w:r>
        <w:rPr>
          <w:rFonts w:hint="default" w:ascii="Arial" w:hAnsi="Arial" w:eastAsia="Arial" w:cs="Arial"/>
          <w:i w:val="0"/>
          <w:iCs w:val="0"/>
          <w:caps w:val="0"/>
          <w:color w:val="1A1A1A"/>
          <w:spacing w:val="7"/>
          <w:sz w:val="21"/>
          <w:szCs w:val="21"/>
          <w:shd w:val="clear" w:fill="F2F2F4"/>
        </w:rPr>
        <w:t>I have done the research you recommended. I decided to move forward with Next.js on Vercel, and we will use Paystack instead of Stripe for payments.</w:t>
      </w:r>
    </w:p>
    <w:p w14:paraId="5C1D070F">
      <w:pPr>
        <w:pStyle w:val="6"/>
        <w:keepNext w:val="0"/>
        <w:keepLines w:val="0"/>
        <w:widowControl/>
        <w:suppressLineNumbers w:val="0"/>
        <w:shd w:val="clear" w:fill="F2F2F4"/>
        <w:spacing w:before="0" w:beforeAutospacing="0" w:after="0" w:afterAutospacing="0" w:line="18" w:lineRule="atLeast"/>
        <w:ind w:left="0" w:right="0" w:firstLine="0"/>
        <w:rPr>
          <w:rFonts w:hint="default" w:ascii="Arial" w:hAnsi="Arial" w:eastAsia="Arial" w:cs="Arial"/>
          <w:i w:val="0"/>
          <w:iCs w:val="0"/>
          <w:caps w:val="0"/>
          <w:color w:val="1A1A1A"/>
          <w:spacing w:val="7"/>
          <w:sz w:val="21"/>
          <w:szCs w:val="21"/>
        </w:rPr>
      </w:pPr>
    </w:p>
    <w:p w14:paraId="6038D347">
      <w:pPr>
        <w:pStyle w:val="6"/>
        <w:keepNext w:val="0"/>
        <w:keepLines w:val="0"/>
        <w:widowControl/>
        <w:suppressLineNumbers w:val="0"/>
        <w:shd w:val="clear" w:fill="F2F2F4"/>
        <w:spacing w:before="0" w:beforeAutospacing="0" w:after="0" w:afterAutospacing="0" w:line="18" w:lineRule="atLeast"/>
        <w:ind w:left="0" w:right="0" w:firstLine="0"/>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sz w:val="21"/>
          <w:szCs w:val="21"/>
          <w:shd w:val="clear" w:fill="F2F2F4"/>
        </w:rPr>
        <w:t>I chose Next.js and Vercel over WordPress because I want custom design flexibility, fast page loading speeds for global users, and high security against hacking.</w:t>
      </w:r>
    </w:p>
    <w:p w14:paraId="0480B8C2">
      <w:pPr>
        <w:pStyle w:val="6"/>
        <w:keepNext w:val="0"/>
        <w:keepLines w:val="0"/>
        <w:widowControl/>
        <w:suppressLineNumbers w:val="0"/>
        <w:shd w:val="clear" w:fill="F2F2F4"/>
        <w:spacing w:before="0" w:beforeAutospacing="0" w:after="0" w:afterAutospacing="0" w:line="18" w:lineRule="atLeast"/>
        <w:ind w:left="0" w:right="0" w:firstLine="0"/>
        <w:rPr>
          <w:rFonts w:hint="default" w:ascii="Arial" w:hAnsi="Arial" w:eastAsia="Arial" w:cs="Arial"/>
          <w:i w:val="0"/>
          <w:iCs w:val="0"/>
          <w:caps w:val="0"/>
          <w:color w:val="1A1A1A"/>
          <w:spacing w:val="7"/>
          <w:sz w:val="21"/>
          <w:szCs w:val="21"/>
        </w:rPr>
      </w:pPr>
    </w:p>
    <w:p w14:paraId="60F93441">
      <w:pPr>
        <w:pStyle w:val="6"/>
        <w:keepNext w:val="0"/>
        <w:keepLines w:val="0"/>
        <w:widowControl/>
        <w:suppressLineNumbers w:val="0"/>
        <w:shd w:val="clear" w:fill="F2F2F4"/>
        <w:spacing w:before="0" w:beforeAutospacing="0" w:after="0" w:afterAutospacing="0" w:line="18" w:lineRule="atLeast"/>
        <w:ind w:left="0" w:right="0" w:firstLine="0"/>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sz w:val="21"/>
          <w:szCs w:val="21"/>
          <w:shd w:val="clear" w:fill="F2F2F4"/>
        </w:rPr>
        <w:t>Please ensure the build includes the following setup:Live Streaming &amp; Video Hosting: The platform must allow me to stream live classes and host recorded video lessons. Please connect Next.js to a secure video infrastructure to handle streaming smoothly and prevent unauthorized video downloads.</w:t>
      </w:r>
    </w:p>
    <w:p w14:paraId="589D0915">
      <w:pPr>
        <w:pStyle w:val="6"/>
        <w:keepNext w:val="0"/>
        <w:keepLines w:val="0"/>
        <w:widowControl/>
        <w:suppressLineNumbers w:val="0"/>
        <w:shd w:val="clear" w:fill="F2F2F4"/>
        <w:spacing w:before="0" w:beforeAutospacing="0" w:after="0" w:afterAutospacing="0" w:line="18" w:lineRule="atLeast"/>
        <w:ind w:left="0" w:right="0" w:firstLine="0"/>
        <w:rPr>
          <w:rFonts w:hint="default" w:ascii="Arial" w:hAnsi="Arial" w:eastAsia="Arial" w:cs="Arial"/>
          <w:i w:val="0"/>
          <w:iCs w:val="0"/>
          <w:caps w:val="0"/>
          <w:color w:val="1A1A1A"/>
          <w:spacing w:val="7"/>
          <w:sz w:val="21"/>
          <w:szCs w:val="21"/>
        </w:rPr>
      </w:pPr>
    </w:p>
    <w:p w14:paraId="524B0C5B">
      <w:pPr>
        <w:pStyle w:val="6"/>
        <w:keepNext w:val="0"/>
        <w:keepLines w:val="0"/>
        <w:widowControl/>
        <w:suppressLineNumbers w:val="0"/>
        <w:shd w:val="clear" w:fill="F2F2F4"/>
        <w:spacing w:before="0" w:beforeAutospacing="0" w:after="0" w:afterAutospacing="0" w:line="18" w:lineRule="atLeast"/>
        <w:ind w:left="0" w:right="0" w:firstLine="0"/>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sz w:val="21"/>
          <w:szCs w:val="21"/>
          <w:shd w:val="clear" w:fill="F2F2F4"/>
        </w:rPr>
        <w:t>Global Paystack Integration: The website will operate in Naira (NGN). Ensure the Paystack gateway is configured to accept local Nigerian bank transfers and POS cards, as well as international credit cards and Apple Pay for users in the US, Jamaica, and other countries.</w:t>
      </w:r>
    </w:p>
    <w:p w14:paraId="6A878FAE">
      <w:pPr>
        <w:pStyle w:val="6"/>
        <w:keepNext w:val="0"/>
        <w:keepLines w:val="0"/>
        <w:widowControl/>
        <w:suppressLineNumbers w:val="0"/>
        <w:shd w:val="clear" w:fill="F2F2F4"/>
        <w:spacing w:before="0" w:beforeAutospacing="0" w:after="0" w:afterAutospacing="0" w:line="18" w:lineRule="atLeast"/>
        <w:ind w:left="0" w:right="0" w:firstLine="0"/>
        <w:rPr>
          <w:rFonts w:hint="default" w:ascii="Arial" w:hAnsi="Arial" w:eastAsia="Arial" w:cs="Arial"/>
          <w:i w:val="0"/>
          <w:iCs w:val="0"/>
          <w:caps w:val="0"/>
          <w:color w:val="1A1A1A"/>
          <w:spacing w:val="7"/>
          <w:sz w:val="21"/>
          <w:szCs w:val="21"/>
        </w:rPr>
      </w:pPr>
    </w:p>
    <w:p w14:paraId="269F801D">
      <w:pPr>
        <w:pStyle w:val="6"/>
        <w:keepNext w:val="0"/>
        <w:keepLines w:val="0"/>
        <w:widowControl/>
        <w:suppressLineNumbers w:val="0"/>
        <w:shd w:val="clear" w:fill="F2F2F4"/>
        <w:spacing w:before="0" w:beforeAutospacing="0" w:after="0" w:afterAutospacing="0" w:line="18" w:lineRule="atLeast"/>
        <w:ind w:left="0" w:right="0" w:firstLine="0"/>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sz w:val="21"/>
          <w:szCs w:val="21"/>
          <w:shd w:val="clear" w:fill="F2F2F4"/>
        </w:rPr>
        <w:t>Automated Webhooks: The site must automatically log transactions, process orders/donations, and email receipts the moment a payment clears.</w:t>
      </w:r>
    </w:p>
    <w:p w14:paraId="4C3BB6C0">
      <w:pPr>
        <w:pStyle w:val="6"/>
        <w:keepNext w:val="0"/>
        <w:keepLines w:val="0"/>
        <w:widowControl/>
        <w:suppressLineNumbers w:val="0"/>
        <w:shd w:val="clear" w:fill="F2F2F4"/>
        <w:spacing w:before="0" w:beforeAutospacing="0" w:after="0" w:afterAutospacing="0" w:line="18" w:lineRule="atLeast"/>
        <w:ind w:left="0" w:right="0" w:firstLine="0"/>
        <w:rPr>
          <w:rFonts w:hint="default" w:ascii="Arial" w:hAnsi="Arial" w:eastAsia="Arial" w:cs="Arial"/>
          <w:i w:val="0"/>
          <w:iCs w:val="0"/>
          <w:caps w:val="0"/>
          <w:color w:val="1A1A1A"/>
          <w:spacing w:val="7"/>
          <w:sz w:val="21"/>
          <w:szCs w:val="21"/>
        </w:rPr>
      </w:pPr>
    </w:p>
    <w:p w14:paraId="4E975CE2">
      <w:pPr>
        <w:pStyle w:val="6"/>
        <w:keepNext w:val="0"/>
        <w:keepLines w:val="0"/>
        <w:widowControl/>
        <w:suppressLineNumbers w:val="0"/>
        <w:shd w:val="clear" w:fill="F2F2F4"/>
        <w:spacing w:before="0" w:beforeAutospacing="0" w:after="0" w:afterAutospacing="0" w:line="18" w:lineRule="atLeast"/>
        <w:ind w:left="0" w:right="0" w:firstLine="0"/>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sz w:val="21"/>
          <w:szCs w:val="21"/>
          <w:shd w:val="clear" w:fill="F2F2F4"/>
        </w:rPr>
        <w:t>Headless CMS: Connect a simple backend (like Sanity) so I can add items, manage video content, change prices, and update site content without code.</w:t>
      </w:r>
    </w:p>
    <w:p w14:paraId="58C30B30">
      <w:pPr>
        <w:pStyle w:val="6"/>
        <w:keepNext w:val="0"/>
        <w:keepLines w:val="0"/>
        <w:widowControl/>
        <w:suppressLineNumbers w:val="0"/>
        <w:shd w:val="clear" w:fill="F2F2F4"/>
        <w:spacing w:before="0" w:beforeAutospacing="0" w:after="0" w:afterAutospacing="0" w:line="18" w:lineRule="atLeast"/>
        <w:ind w:left="0" w:right="0" w:firstLine="0"/>
        <w:rPr>
          <w:rFonts w:hint="default" w:ascii="Arial" w:hAnsi="Arial" w:eastAsia="Arial" w:cs="Arial"/>
          <w:i w:val="0"/>
          <w:iCs w:val="0"/>
          <w:caps w:val="0"/>
          <w:color w:val="1A1A1A"/>
          <w:spacing w:val="7"/>
          <w:sz w:val="21"/>
          <w:szCs w:val="21"/>
        </w:rPr>
      </w:pPr>
    </w:p>
    <w:p w14:paraId="5443DF3D">
      <w:pPr>
        <w:pStyle w:val="6"/>
        <w:keepNext w:val="0"/>
        <w:keepLines w:val="0"/>
        <w:widowControl/>
        <w:suppressLineNumbers w:val="0"/>
        <w:shd w:val="clear" w:fill="F2F2F4"/>
        <w:spacing w:before="0" w:beforeAutospacing="0" w:after="0" w:afterAutospacing="0" w:line="18" w:lineRule="atLeast"/>
        <w:ind w:left="0" w:right="0" w:firstLine="0"/>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sz w:val="21"/>
          <w:szCs w:val="21"/>
          <w:shd w:val="clear" w:fill="F2F2F4"/>
        </w:rPr>
        <w:t>Security: Set up the project configuration so I can input my live Paystack API keys privately. Thank you so much for all the suggestions you made to help make this project successful and within budget. I am tremendously grateful. I look forward to finalizing this project with you and moving forward so this work can get started.</w:t>
      </w:r>
    </w:p>
    <w:p w14:paraId="0D1C2B36">
      <w:pPr>
        <w:pStyle w:val="6"/>
        <w:keepNext w:val="0"/>
        <w:keepLines w:val="0"/>
        <w:widowControl/>
        <w:suppressLineNumbers w:val="0"/>
        <w:shd w:val="clear" w:fill="F2F2F4"/>
        <w:spacing w:before="0" w:beforeAutospacing="0" w:after="0" w:afterAutospacing="0" w:line="18" w:lineRule="atLeast"/>
        <w:ind w:left="0" w:right="0" w:firstLine="0"/>
        <w:rPr>
          <w:rFonts w:hint="default" w:ascii="Arial" w:hAnsi="Arial" w:eastAsia="Arial" w:cs="Arial"/>
          <w:i w:val="0"/>
          <w:iCs w:val="0"/>
          <w:caps w:val="0"/>
          <w:color w:val="1A1A1A"/>
          <w:spacing w:val="7"/>
          <w:sz w:val="21"/>
          <w:szCs w:val="21"/>
        </w:rPr>
      </w:pPr>
    </w:p>
    <w:p w14:paraId="5657986C">
      <w:pPr>
        <w:pStyle w:val="6"/>
        <w:keepNext w:val="0"/>
        <w:keepLines w:val="0"/>
        <w:widowControl/>
        <w:suppressLineNumbers w:val="0"/>
        <w:shd w:val="clear" w:fill="F2F2F4"/>
        <w:spacing w:before="0" w:beforeAutospacing="0" w:after="0" w:afterAutospacing="0" w:line="18" w:lineRule="atLeast"/>
        <w:ind w:left="0" w:right="0" w:firstLine="0"/>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sz w:val="21"/>
          <w:szCs w:val="21"/>
          <w:shd w:val="clear" w:fill="F2F2F4"/>
        </w:rPr>
        <w:t>There were so many responses to this advertisement and I think there are so many wonderful Freelancers here but I can only choose one, and I believe you can do this job (within budget) by September 7th 2026, and exceed expectations. Thank you so much Inran.</w:t>
      </w:r>
    </w:p>
    <w:p w14:paraId="765B6E4F">
      <w:pPr>
        <w:pStyle w:val="6"/>
        <w:keepNext w:val="0"/>
        <w:keepLines w:val="0"/>
        <w:widowControl/>
        <w:suppressLineNumbers w:val="0"/>
        <w:shd w:val="clear" w:fill="F2F2F4"/>
        <w:spacing w:before="0" w:beforeAutospacing="0" w:after="0" w:afterAutospacing="0" w:line="18" w:lineRule="atLeast"/>
        <w:ind w:left="0" w:right="0" w:firstLine="0"/>
        <w:rPr>
          <w:rFonts w:hint="default" w:ascii="Arial" w:hAnsi="Arial" w:eastAsia="Arial" w:cs="Arial"/>
          <w:i w:val="0"/>
          <w:iCs w:val="0"/>
          <w:caps w:val="0"/>
          <w:color w:val="1A1A1A"/>
          <w:spacing w:val="7"/>
          <w:sz w:val="21"/>
          <w:szCs w:val="21"/>
        </w:rPr>
      </w:pPr>
    </w:p>
    <w:p w14:paraId="00AF263B">
      <w:pPr>
        <w:pStyle w:val="6"/>
        <w:keepNext w:val="0"/>
        <w:keepLines w:val="0"/>
        <w:widowControl/>
        <w:suppressLineNumbers w:val="0"/>
        <w:shd w:val="clear" w:fill="F2F2F4"/>
        <w:spacing w:before="0" w:beforeAutospacing="0" w:after="0" w:afterAutospacing="0" w:line="18" w:lineRule="atLeast"/>
        <w:ind w:left="0" w:right="0" w:firstLine="0"/>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sz w:val="21"/>
          <w:szCs w:val="21"/>
          <w:shd w:val="clear" w:fill="F2F2F4"/>
        </w:rPr>
        <w:t>Sincerely,</w:t>
      </w:r>
    </w:p>
    <w:p w14:paraId="2EC2B1CB">
      <w:pPr>
        <w:pStyle w:val="6"/>
        <w:keepNext w:val="0"/>
        <w:keepLines w:val="0"/>
        <w:widowControl/>
        <w:suppressLineNumbers w:val="0"/>
        <w:shd w:val="clear" w:fill="F2F2F4"/>
        <w:spacing w:before="0" w:beforeAutospacing="0" w:after="0" w:afterAutospacing="0" w:line="18" w:lineRule="atLeast"/>
        <w:ind w:left="0" w:right="0" w:firstLine="0"/>
        <w:rPr>
          <w:rFonts w:hint="default" w:ascii="Arial" w:hAnsi="Arial" w:eastAsia="Arial" w:cs="Arial"/>
          <w:i w:val="0"/>
          <w:iCs w:val="0"/>
          <w:caps w:val="0"/>
          <w:color w:val="1A1A1A"/>
          <w:spacing w:val="7"/>
          <w:sz w:val="21"/>
          <w:szCs w:val="21"/>
        </w:rPr>
      </w:pPr>
    </w:p>
    <w:p w14:paraId="657FA331">
      <w:pPr>
        <w:pStyle w:val="6"/>
        <w:keepNext w:val="0"/>
        <w:keepLines w:val="0"/>
        <w:widowControl/>
        <w:suppressLineNumbers w:val="0"/>
        <w:shd w:val="clear" w:fill="F2F2F4"/>
        <w:spacing w:before="0" w:beforeAutospacing="0" w:after="0" w:afterAutospacing="0" w:line="18" w:lineRule="atLeast"/>
        <w:ind w:left="0" w:right="0" w:firstLine="0"/>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sz w:val="21"/>
          <w:szCs w:val="21"/>
          <w:shd w:val="clear" w:fill="F2F2F4"/>
        </w:rPr>
        <w:t>Georgia Nnabuihe</w:t>
      </w:r>
    </w:p>
    <w:p w14:paraId="51F6B89D"/>
    <w:p w14:paraId="1964038F"/>
    <w:p w14:paraId="7ECF32B8">
      <w:pPr>
        <w:pStyle w:val="6"/>
        <w:keepNext w:val="0"/>
        <w:keepLines w:val="0"/>
        <w:widowControl/>
        <w:suppressLineNumbers w:val="0"/>
        <w:shd w:val="clear" w:fill="F2F2F4"/>
        <w:spacing w:before="0" w:beforeAutospacing="0" w:after="0" w:afterAutospacing="0" w:line="18" w:lineRule="atLeast"/>
        <w:ind w:left="0" w:right="0" w:firstLine="0"/>
        <w:rPr>
          <w:rFonts w:ascii="Arial" w:hAnsi="Arial" w:eastAsia="Arial" w:cs="Arial"/>
          <w:i w:val="0"/>
          <w:iCs w:val="0"/>
          <w:caps w:val="0"/>
          <w:color w:val="1A1A1A"/>
          <w:spacing w:val="7"/>
          <w:sz w:val="21"/>
          <w:szCs w:val="21"/>
        </w:rPr>
      </w:pPr>
      <w:r>
        <w:rPr>
          <w:rFonts w:hint="default"/>
          <w:b/>
          <w:bCs/>
          <w:sz w:val="24"/>
          <w:szCs w:val="24"/>
          <w:lang w:val="en-US"/>
        </w:rPr>
        <w:t>Document sent by imran:</w:t>
      </w:r>
      <w:r>
        <w:rPr>
          <w:rFonts w:hint="default"/>
          <w:b/>
          <w:bCs/>
          <w:sz w:val="24"/>
          <w:szCs w:val="24"/>
          <w:lang w:val="en-US"/>
        </w:rPr>
        <w:br w:type="textWrapping"/>
      </w:r>
      <w:r>
        <w:rPr>
          <w:rFonts w:hint="default"/>
          <w:b/>
          <w:bCs/>
          <w:sz w:val="24"/>
          <w:szCs w:val="24"/>
          <w:lang w:val="en-US"/>
        </w:rPr>
        <w:br w:type="textWrapping"/>
      </w:r>
      <w:r>
        <w:rPr>
          <w:rFonts w:hint="default"/>
          <w:b/>
          <w:bCs/>
          <w:sz w:val="24"/>
          <w:szCs w:val="24"/>
          <w:lang w:val="en-US"/>
        </w:rPr>
        <w:fldChar w:fldCharType="begin"/>
      </w:r>
      <w:r>
        <w:rPr>
          <w:rFonts w:hint="default"/>
          <w:b/>
          <w:bCs/>
          <w:sz w:val="24"/>
          <w:szCs w:val="24"/>
          <w:lang w:val="en-US"/>
        </w:rPr>
        <w:instrText xml:space="preserve"> HYPERLINK "https://docs.google.com/document/d/1F2KaBXWw3rqSBnajIW6WCXsuIP1E2Tiy/edit?pli=1" </w:instrText>
      </w:r>
      <w:r>
        <w:rPr>
          <w:rFonts w:hint="default"/>
          <w:b/>
          <w:bCs/>
          <w:sz w:val="24"/>
          <w:szCs w:val="24"/>
          <w:lang w:val="en-US"/>
        </w:rPr>
        <w:fldChar w:fldCharType="separate"/>
      </w:r>
      <w:r>
        <w:rPr>
          <w:rStyle w:val="5"/>
          <w:rFonts w:hint="default"/>
          <w:b/>
          <w:bCs/>
          <w:sz w:val="24"/>
          <w:szCs w:val="24"/>
          <w:lang w:val="en-US"/>
        </w:rPr>
        <w:t>https://docs.google.com/document/d/1F2KaBXWw3rqSBnajIW6WCXsuIP1E2Tiy/edit?pli=1</w:t>
      </w:r>
      <w:r>
        <w:rPr>
          <w:rStyle w:val="5"/>
          <w:rFonts w:hint="default"/>
          <w:b/>
          <w:bCs/>
          <w:sz w:val="24"/>
          <w:szCs w:val="24"/>
          <w:lang w:val="en-US"/>
        </w:rPr>
        <w:br w:type="textWrapping"/>
      </w:r>
      <w:r>
        <w:rPr>
          <w:rFonts w:hint="default"/>
          <w:b/>
          <w:bCs/>
          <w:sz w:val="24"/>
          <w:szCs w:val="24"/>
          <w:lang w:val="en-US"/>
        </w:rPr>
        <w:fldChar w:fldCharType="end"/>
      </w:r>
      <w:r>
        <w:rPr>
          <w:rFonts w:hint="default"/>
          <w:b/>
          <w:bCs/>
          <w:sz w:val="24"/>
          <w:szCs w:val="24"/>
          <w:lang w:val="en-US"/>
        </w:rPr>
        <w:br w:type="textWrapping"/>
      </w:r>
      <w:r>
        <w:rPr>
          <w:rFonts w:hint="default"/>
          <w:b/>
          <w:bCs/>
          <w:sz w:val="24"/>
          <w:szCs w:val="24"/>
          <w:lang w:val="en-US"/>
        </w:rPr>
        <w:t>Georgia reply on imran document:</w:t>
      </w:r>
      <w:r>
        <w:rPr>
          <w:rFonts w:hint="default"/>
          <w:b/>
          <w:bCs/>
          <w:sz w:val="24"/>
          <w:szCs w:val="24"/>
          <w:lang w:val="en-US"/>
        </w:rPr>
        <w:br w:type="textWrapping"/>
      </w:r>
      <w:r>
        <w:rPr>
          <w:rFonts w:hint="default"/>
          <w:b/>
          <w:bCs/>
          <w:sz w:val="24"/>
          <w:szCs w:val="24"/>
          <w:lang w:val="en-US"/>
        </w:rPr>
        <w:br w:type="textWrapping"/>
      </w:r>
      <w:r>
        <w:rPr>
          <w:rFonts w:hint="default" w:ascii="Arial" w:hAnsi="Arial" w:eastAsia="Arial" w:cs="Arial"/>
          <w:i w:val="0"/>
          <w:iCs w:val="0"/>
          <w:caps w:val="0"/>
          <w:color w:val="1A1A1A"/>
          <w:spacing w:val="7"/>
          <w:sz w:val="21"/>
          <w:szCs w:val="21"/>
          <w:shd w:val="clear" w:fill="F2F2F4"/>
        </w:rPr>
        <w:t>Hello Imran, thank you for this information. My team and I will need more time with this document. We will return it within 24-72 hours. At that time we will request a final meeting to walk through the information together. We noticed that you need more clarification on some of the expressions used such as “Students are the main users of the platform,” and “Anyone can apply to become a teacher” or “Teachers create courses” or “Subscriptions” or “Teachers taking attendance” or “fixed uniform costs” among a few other things.</w:t>
      </w:r>
    </w:p>
    <w:p w14:paraId="793860CD">
      <w:pPr>
        <w:pStyle w:val="6"/>
        <w:keepNext w:val="0"/>
        <w:keepLines w:val="0"/>
        <w:widowControl/>
        <w:suppressLineNumbers w:val="0"/>
        <w:shd w:val="clear" w:fill="F2F2F4"/>
        <w:spacing w:before="0" w:beforeAutospacing="0" w:after="0" w:afterAutospacing="0" w:line="18" w:lineRule="atLeast"/>
        <w:ind w:left="0" w:right="0" w:firstLine="0"/>
        <w:rPr>
          <w:rFonts w:hint="default" w:ascii="Arial" w:hAnsi="Arial" w:eastAsia="Arial" w:cs="Arial"/>
          <w:i w:val="0"/>
          <w:iCs w:val="0"/>
          <w:caps w:val="0"/>
          <w:color w:val="1A1A1A"/>
          <w:spacing w:val="7"/>
          <w:sz w:val="21"/>
          <w:szCs w:val="21"/>
        </w:rPr>
      </w:pPr>
    </w:p>
    <w:p w14:paraId="5EF1222F">
      <w:pPr>
        <w:pStyle w:val="6"/>
        <w:keepNext w:val="0"/>
        <w:keepLines w:val="0"/>
        <w:widowControl/>
        <w:suppressLineNumbers w:val="0"/>
        <w:shd w:val="clear" w:fill="F2F2F4"/>
        <w:spacing w:before="0" w:beforeAutospacing="0" w:after="0" w:afterAutospacing="0" w:line="18" w:lineRule="atLeast"/>
        <w:ind w:left="0" w:right="0" w:firstLine="0"/>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sz w:val="21"/>
          <w:szCs w:val="21"/>
          <w:shd w:val="clear" w:fill="F2F2F4"/>
        </w:rPr>
        <w:t>We think we need to provide the mock ups with a Step by Step explanation which they clearly present.</w:t>
      </w:r>
    </w:p>
    <w:p w14:paraId="411D04AE">
      <w:pPr>
        <w:pStyle w:val="6"/>
        <w:keepNext w:val="0"/>
        <w:keepLines w:val="0"/>
        <w:widowControl/>
        <w:suppressLineNumbers w:val="0"/>
        <w:shd w:val="clear" w:fill="F2F2F4"/>
        <w:spacing w:before="0" w:beforeAutospacing="0" w:after="0" w:afterAutospacing="0" w:line="18" w:lineRule="atLeast"/>
        <w:ind w:left="0" w:right="0" w:firstLine="0"/>
        <w:rPr>
          <w:rFonts w:hint="default" w:ascii="Arial" w:hAnsi="Arial" w:eastAsia="Arial" w:cs="Arial"/>
          <w:i w:val="0"/>
          <w:iCs w:val="0"/>
          <w:caps w:val="0"/>
          <w:color w:val="1A1A1A"/>
          <w:spacing w:val="7"/>
          <w:sz w:val="21"/>
          <w:szCs w:val="21"/>
        </w:rPr>
      </w:pPr>
    </w:p>
    <w:p w14:paraId="3A709FCE">
      <w:pPr>
        <w:pStyle w:val="6"/>
        <w:keepNext w:val="0"/>
        <w:keepLines w:val="0"/>
        <w:widowControl/>
        <w:suppressLineNumbers w:val="0"/>
        <w:shd w:val="clear" w:fill="F2F2F4"/>
        <w:spacing w:before="0" w:beforeAutospacing="0" w:after="0" w:afterAutospacing="0" w:line="18" w:lineRule="atLeast"/>
        <w:ind w:left="0" w:right="0" w:firstLine="0"/>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sz w:val="21"/>
          <w:szCs w:val="21"/>
          <w:shd w:val="clear" w:fill="F2F2F4"/>
        </w:rPr>
        <w:t>We need to finish them up and present these yo you with this document to ensure we are on the same page.</w:t>
      </w:r>
    </w:p>
    <w:p w14:paraId="6348F3C8">
      <w:pPr>
        <w:pStyle w:val="6"/>
        <w:keepNext w:val="0"/>
        <w:keepLines w:val="0"/>
        <w:widowControl/>
        <w:suppressLineNumbers w:val="0"/>
        <w:shd w:val="clear" w:fill="F2F2F4"/>
        <w:spacing w:before="0" w:beforeAutospacing="0" w:after="0" w:afterAutospacing="0" w:line="18" w:lineRule="atLeast"/>
        <w:ind w:left="0" w:right="0" w:firstLine="0"/>
        <w:rPr>
          <w:rFonts w:hint="default" w:ascii="Arial" w:hAnsi="Arial" w:eastAsia="Arial" w:cs="Arial"/>
          <w:i w:val="0"/>
          <w:iCs w:val="0"/>
          <w:caps w:val="0"/>
          <w:color w:val="1A1A1A"/>
          <w:spacing w:val="7"/>
          <w:sz w:val="21"/>
          <w:szCs w:val="21"/>
        </w:rPr>
      </w:pPr>
    </w:p>
    <w:p w14:paraId="6FE6BEAF">
      <w:pPr>
        <w:pStyle w:val="6"/>
        <w:keepNext w:val="0"/>
        <w:keepLines w:val="0"/>
        <w:widowControl/>
        <w:suppressLineNumbers w:val="0"/>
        <w:shd w:val="clear" w:fill="F2F2F4"/>
        <w:spacing w:before="0" w:beforeAutospacing="0" w:after="0" w:afterAutospacing="0" w:line="18" w:lineRule="atLeast"/>
        <w:ind w:left="0" w:right="0" w:firstLine="0"/>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sz w:val="21"/>
          <w:szCs w:val="21"/>
          <w:shd w:val="clear" w:fill="F2F2F4"/>
        </w:rPr>
        <w:t>We also want to submit all the tools you need with the payment and detailed documents (and any clarifications you need based on the wordings you used to explain some steps in this document).</w:t>
      </w:r>
    </w:p>
    <w:p w14:paraId="7DA55DCF">
      <w:pPr>
        <w:pStyle w:val="6"/>
        <w:keepNext w:val="0"/>
        <w:keepLines w:val="0"/>
        <w:widowControl/>
        <w:suppressLineNumbers w:val="0"/>
        <w:shd w:val="clear" w:fill="F2F2F4"/>
        <w:spacing w:before="0" w:beforeAutospacing="0" w:after="0" w:afterAutospacing="0" w:line="18" w:lineRule="atLeast"/>
        <w:ind w:left="0" w:right="0" w:firstLine="0"/>
        <w:rPr>
          <w:rFonts w:hint="default" w:ascii="Arial" w:hAnsi="Arial" w:eastAsia="Arial" w:cs="Arial"/>
          <w:i w:val="0"/>
          <w:iCs w:val="0"/>
          <w:caps w:val="0"/>
          <w:color w:val="1A1A1A"/>
          <w:spacing w:val="7"/>
          <w:sz w:val="21"/>
          <w:szCs w:val="21"/>
        </w:rPr>
      </w:pPr>
    </w:p>
    <w:p w14:paraId="38FCE20E">
      <w:pPr>
        <w:pStyle w:val="6"/>
        <w:keepNext w:val="0"/>
        <w:keepLines w:val="0"/>
        <w:widowControl/>
        <w:suppressLineNumbers w:val="0"/>
        <w:shd w:val="clear" w:fill="F2F2F4"/>
        <w:spacing w:before="0" w:beforeAutospacing="0" w:after="0" w:afterAutospacing="0" w:line="18" w:lineRule="atLeast"/>
        <w:ind w:left="0" w:right="0" w:firstLine="0"/>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sz w:val="21"/>
          <w:szCs w:val="21"/>
          <w:shd w:val="clear" w:fill="F2F2F4"/>
        </w:rPr>
        <w:t>So whatever tools we need to send you like a paystack account or Next. Js or Vercel or anything else, we need to know how to submit them to you (when to submit them if we will need to).</w:t>
      </w:r>
    </w:p>
    <w:p w14:paraId="516F72A2">
      <w:pPr>
        <w:pStyle w:val="6"/>
        <w:keepNext w:val="0"/>
        <w:keepLines w:val="0"/>
        <w:widowControl/>
        <w:suppressLineNumbers w:val="0"/>
        <w:shd w:val="clear" w:fill="F2F2F4"/>
        <w:spacing w:before="0" w:beforeAutospacing="0" w:after="0" w:afterAutospacing="0" w:line="18" w:lineRule="atLeast"/>
        <w:ind w:left="0" w:right="0" w:firstLine="0"/>
        <w:rPr>
          <w:rFonts w:hint="default" w:ascii="Arial" w:hAnsi="Arial" w:eastAsia="Arial" w:cs="Arial"/>
          <w:i w:val="0"/>
          <w:iCs w:val="0"/>
          <w:caps w:val="0"/>
          <w:color w:val="1A1A1A"/>
          <w:spacing w:val="7"/>
          <w:sz w:val="21"/>
          <w:szCs w:val="21"/>
        </w:rPr>
      </w:pPr>
    </w:p>
    <w:p w14:paraId="20A937AC">
      <w:pPr>
        <w:pStyle w:val="6"/>
        <w:keepNext w:val="0"/>
        <w:keepLines w:val="0"/>
        <w:widowControl/>
        <w:suppressLineNumbers w:val="0"/>
        <w:shd w:val="clear" w:fill="F2F2F4"/>
        <w:spacing w:before="0" w:beforeAutospacing="0" w:after="0" w:afterAutospacing="0" w:line="18" w:lineRule="atLeast"/>
        <w:ind w:left="0" w:right="0" w:firstLine="0"/>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sz w:val="21"/>
          <w:szCs w:val="21"/>
          <w:shd w:val="clear" w:fill="F2F2F4"/>
        </w:rPr>
        <w:t>We have a Logo. We are not using anything currently on the website.</w:t>
      </w:r>
    </w:p>
    <w:p w14:paraId="37ED9364">
      <w:pPr>
        <w:pStyle w:val="6"/>
        <w:keepNext w:val="0"/>
        <w:keepLines w:val="0"/>
        <w:widowControl/>
        <w:suppressLineNumbers w:val="0"/>
        <w:shd w:val="clear" w:fill="F2F2F4"/>
        <w:spacing w:before="0" w:beforeAutospacing="0" w:after="0" w:afterAutospacing="0" w:line="18" w:lineRule="atLeast"/>
        <w:ind w:left="0" w:right="0" w:firstLine="0"/>
        <w:rPr>
          <w:rFonts w:hint="default" w:ascii="Arial" w:hAnsi="Arial" w:eastAsia="Arial" w:cs="Arial"/>
          <w:i w:val="0"/>
          <w:iCs w:val="0"/>
          <w:caps w:val="0"/>
          <w:color w:val="1A1A1A"/>
          <w:spacing w:val="7"/>
          <w:sz w:val="21"/>
          <w:szCs w:val="21"/>
        </w:rPr>
      </w:pPr>
    </w:p>
    <w:p w14:paraId="27DC8FAB">
      <w:pPr>
        <w:pStyle w:val="6"/>
        <w:keepNext w:val="0"/>
        <w:keepLines w:val="0"/>
        <w:widowControl/>
        <w:suppressLineNumbers w:val="0"/>
        <w:shd w:val="clear" w:fill="F2F2F4"/>
        <w:spacing w:before="0" w:beforeAutospacing="0" w:after="0" w:afterAutospacing="0" w:line="18" w:lineRule="atLeast"/>
        <w:ind w:left="0" w:right="0" w:firstLine="0"/>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sz w:val="21"/>
          <w:szCs w:val="21"/>
          <w:shd w:val="clear" w:fill="F2F2F4"/>
        </w:rPr>
        <w:t>Thank you for your patience as we noticed that documents are being sent to us and communications made in one word or no greeting. We want a positive, professional experience overall and are growing concerned about the way you have shifted communicating to being very casual.</w:t>
      </w:r>
    </w:p>
    <w:p w14:paraId="61015219">
      <w:pPr>
        <w:pStyle w:val="6"/>
        <w:keepNext w:val="0"/>
        <w:keepLines w:val="0"/>
        <w:widowControl/>
        <w:suppressLineNumbers w:val="0"/>
        <w:shd w:val="clear" w:fill="F2F2F4"/>
        <w:spacing w:before="0" w:beforeAutospacing="0" w:after="0" w:afterAutospacing="0" w:line="18" w:lineRule="atLeast"/>
        <w:ind w:left="0" w:right="0" w:firstLine="0"/>
        <w:rPr>
          <w:rFonts w:hint="default" w:ascii="Arial" w:hAnsi="Arial" w:eastAsia="Arial" w:cs="Arial"/>
          <w:i w:val="0"/>
          <w:iCs w:val="0"/>
          <w:caps w:val="0"/>
          <w:color w:val="1A1A1A"/>
          <w:spacing w:val="7"/>
          <w:sz w:val="21"/>
          <w:szCs w:val="21"/>
        </w:rPr>
      </w:pPr>
    </w:p>
    <w:p w14:paraId="49777F37">
      <w:pPr>
        <w:pStyle w:val="6"/>
        <w:keepNext w:val="0"/>
        <w:keepLines w:val="0"/>
        <w:widowControl/>
        <w:suppressLineNumbers w:val="0"/>
        <w:shd w:val="clear" w:fill="F2F2F4"/>
        <w:spacing w:before="0" w:beforeAutospacing="0" w:after="0" w:afterAutospacing="0" w:line="18" w:lineRule="atLeast"/>
        <w:ind w:left="0" w:right="0" w:firstLine="0"/>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sz w:val="21"/>
          <w:szCs w:val="21"/>
          <w:shd w:val="clear" w:fill="F2F2F4"/>
        </w:rPr>
        <w:t>Another concern is we have not been able to see who we are speaking with.</w:t>
      </w:r>
    </w:p>
    <w:p w14:paraId="2544D259">
      <w:pPr>
        <w:pStyle w:val="6"/>
        <w:keepNext w:val="0"/>
        <w:keepLines w:val="0"/>
        <w:widowControl/>
        <w:suppressLineNumbers w:val="0"/>
        <w:shd w:val="clear" w:fill="F2F2F4"/>
        <w:spacing w:before="0" w:beforeAutospacing="0" w:after="0" w:afterAutospacing="0" w:line="18" w:lineRule="atLeast"/>
        <w:ind w:left="0" w:right="0" w:firstLine="0"/>
        <w:rPr>
          <w:rFonts w:hint="default" w:ascii="Arial" w:hAnsi="Arial" w:eastAsia="Arial" w:cs="Arial"/>
          <w:i w:val="0"/>
          <w:iCs w:val="0"/>
          <w:caps w:val="0"/>
          <w:color w:val="1A1A1A"/>
          <w:spacing w:val="7"/>
          <w:sz w:val="21"/>
          <w:szCs w:val="21"/>
        </w:rPr>
      </w:pPr>
    </w:p>
    <w:p w14:paraId="1876E5E1">
      <w:pPr>
        <w:pStyle w:val="6"/>
        <w:keepNext w:val="0"/>
        <w:keepLines w:val="0"/>
        <w:widowControl/>
        <w:suppressLineNumbers w:val="0"/>
        <w:shd w:val="clear" w:fill="F2F2F4"/>
        <w:spacing w:before="0" w:beforeAutospacing="0" w:after="0" w:afterAutospacing="0" w:line="18" w:lineRule="atLeast"/>
        <w:ind w:left="0" w:right="0" w:firstLine="0"/>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sz w:val="21"/>
          <w:szCs w:val="21"/>
          <w:shd w:val="clear" w:fill="F2F2F4"/>
        </w:rPr>
        <w:t>Before we move forward we want to ensure we will not have any reason to not feel completely satisfied.</w:t>
      </w:r>
    </w:p>
    <w:p w14:paraId="08E85049">
      <w:pPr>
        <w:pStyle w:val="6"/>
        <w:keepNext w:val="0"/>
        <w:keepLines w:val="0"/>
        <w:widowControl/>
        <w:suppressLineNumbers w:val="0"/>
        <w:shd w:val="clear" w:fill="F2F2F4"/>
        <w:spacing w:before="0" w:beforeAutospacing="0" w:after="0" w:afterAutospacing="0" w:line="18" w:lineRule="atLeast"/>
        <w:ind w:left="0" w:right="0" w:firstLine="0"/>
        <w:rPr>
          <w:rFonts w:hint="default" w:ascii="Arial" w:hAnsi="Arial" w:eastAsia="Arial" w:cs="Arial"/>
          <w:i w:val="0"/>
          <w:iCs w:val="0"/>
          <w:caps w:val="0"/>
          <w:color w:val="1A1A1A"/>
          <w:spacing w:val="7"/>
          <w:sz w:val="21"/>
          <w:szCs w:val="21"/>
        </w:rPr>
      </w:pPr>
    </w:p>
    <w:p w14:paraId="4B939603">
      <w:pPr>
        <w:pStyle w:val="6"/>
        <w:keepNext w:val="0"/>
        <w:keepLines w:val="0"/>
        <w:widowControl/>
        <w:suppressLineNumbers w:val="0"/>
        <w:shd w:val="clear" w:fill="F2F2F4"/>
        <w:spacing w:before="0" w:beforeAutospacing="0" w:after="0" w:afterAutospacing="0" w:line="18" w:lineRule="atLeast"/>
        <w:ind w:left="0" w:right="0" w:firstLine="0"/>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sz w:val="21"/>
          <w:szCs w:val="21"/>
          <w:shd w:val="clear" w:fill="F2F2F4"/>
        </w:rPr>
        <w:t>Respectfully,</w:t>
      </w:r>
    </w:p>
    <w:p w14:paraId="7E4CEEDF">
      <w:pPr>
        <w:pStyle w:val="6"/>
        <w:keepNext w:val="0"/>
        <w:keepLines w:val="0"/>
        <w:widowControl/>
        <w:suppressLineNumbers w:val="0"/>
        <w:shd w:val="clear" w:fill="F2F2F4"/>
        <w:spacing w:before="0" w:beforeAutospacing="0" w:after="0" w:afterAutospacing="0" w:line="18" w:lineRule="atLeast"/>
        <w:ind w:left="0" w:right="0" w:firstLine="0"/>
        <w:rPr>
          <w:rFonts w:hint="default" w:ascii="Arial" w:hAnsi="Arial" w:eastAsia="Arial" w:cs="Arial"/>
          <w:i w:val="0"/>
          <w:iCs w:val="0"/>
          <w:caps w:val="0"/>
          <w:color w:val="1A1A1A"/>
          <w:spacing w:val="7"/>
          <w:sz w:val="21"/>
          <w:szCs w:val="21"/>
        </w:rPr>
      </w:pPr>
    </w:p>
    <w:p w14:paraId="3D5B2169">
      <w:pPr>
        <w:pStyle w:val="6"/>
        <w:keepNext w:val="0"/>
        <w:keepLines w:val="0"/>
        <w:widowControl/>
        <w:suppressLineNumbers w:val="0"/>
        <w:shd w:val="clear" w:fill="F2F2F4"/>
        <w:spacing w:before="0" w:beforeAutospacing="0" w:after="0" w:afterAutospacing="0" w:line="18" w:lineRule="atLeast"/>
        <w:ind w:left="0" w:right="0" w:firstLine="0"/>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sz w:val="21"/>
          <w:szCs w:val="21"/>
          <w:shd w:val="clear" w:fill="F2F2F4"/>
        </w:rPr>
        <w:t>Georgia Nnabuihe</w:t>
      </w:r>
    </w:p>
    <w:p w14:paraId="63E7738B">
      <w:pPr>
        <w:rPr>
          <w:rFonts w:hint="default"/>
          <w:b/>
          <w:bCs/>
          <w:sz w:val="24"/>
          <w:szCs w:val="24"/>
          <w:lang w:val="en-US"/>
        </w:rPr>
      </w:pPr>
    </w:p>
    <w:p w14:paraId="7F6835BF">
      <w:pPr>
        <w:pStyle w:val="6"/>
        <w:keepNext w:val="0"/>
        <w:keepLines w:val="0"/>
        <w:widowControl/>
        <w:suppressLineNumbers w:val="0"/>
        <w:shd w:val="clear" w:fill="F2F2F4"/>
        <w:spacing w:before="0" w:beforeAutospacing="0" w:after="0" w:afterAutospacing="0" w:line="18" w:lineRule="atLeast"/>
        <w:ind w:left="0" w:right="0" w:firstLine="0"/>
        <w:rPr>
          <w:rFonts w:ascii="Arial" w:hAnsi="Arial" w:eastAsia="Arial" w:cs="Arial"/>
          <w:i w:val="0"/>
          <w:iCs w:val="0"/>
          <w:caps w:val="0"/>
          <w:color w:val="1A1A1A"/>
          <w:spacing w:val="7"/>
          <w:sz w:val="21"/>
          <w:szCs w:val="21"/>
        </w:rPr>
      </w:pPr>
      <w:r>
        <w:rPr>
          <w:rFonts w:hint="default"/>
          <w:b/>
          <w:bCs/>
          <w:sz w:val="24"/>
          <w:szCs w:val="24"/>
          <w:lang w:val="en-US"/>
        </w:rPr>
        <w:t>IMran Reply:</w:t>
      </w:r>
      <w:r>
        <w:rPr>
          <w:rFonts w:hint="default"/>
          <w:b/>
          <w:bCs/>
          <w:sz w:val="24"/>
          <w:szCs w:val="24"/>
          <w:lang w:val="en-US"/>
        </w:rPr>
        <w:br w:type="textWrapping"/>
      </w:r>
      <w:r>
        <w:rPr>
          <w:rFonts w:hint="default"/>
          <w:b/>
          <w:bCs/>
          <w:sz w:val="24"/>
          <w:szCs w:val="24"/>
          <w:lang w:val="en-US"/>
        </w:rPr>
        <w:br w:type="textWrapping"/>
      </w:r>
      <w:r>
        <w:rPr>
          <w:rFonts w:hint="default" w:ascii="Arial" w:hAnsi="Arial" w:eastAsia="Arial" w:cs="Arial"/>
          <w:i w:val="0"/>
          <w:iCs w:val="0"/>
          <w:caps w:val="0"/>
          <w:color w:val="1A1A1A"/>
          <w:spacing w:val="7"/>
          <w:sz w:val="21"/>
          <w:szCs w:val="21"/>
          <w:shd w:val="clear" w:fill="F2F2F4"/>
        </w:rPr>
        <w:t>Hello Georgia,</w:t>
      </w:r>
      <w:r>
        <w:rPr>
          <w:rFonts w:hint="default" w:ascii="Arial" w:hAnsi="Arial" w:eastAsia="Arial" w:cs="Arial"/>
          <w:i w:val="0"/>
          <w:iCs w:val="0"/>
          <w:caps w:val="0"/>
          <w:color w:val="1A1A1A"/>
          <w:spacing w:val="7"/>
          <w:sz w:val="21"/>
          <w:szCs w:val="21"/>
          <w:shd w:val="clear" w:fill="F2F2F4"/>
        </w:rPr>
        <w:br w:type="textWrapping"/>
      </w:r>
      <w:r>
        <w:rPr>
          <w:rFonts w:hint="default" w:ascii="Arial" w:hAnsi="Arial" w:eastAsia="Arial" w:cs="Arial"/>
          <w:i w:val="0"/>
          <w:iCs w:val="0"/>
          <w:caps w:val="0"/>
          <w:color w:val="1A1A1A"/>
          <w:spacing w:val="7"/>
          <w:sz w:val="21"/>
          <w:szCs w:val="21"/>
          <w:shd w:val="clear" w:fill="F2F2F4"/>
        </w:rPr>
        <w:t>Thank you for the update! Waiting until Friday, August 28th to fund the contract and share the final mockups works great. Please take all the time you need so you don't feel rushed or overwhelmed.</w:t>
      </w:r>
      <w:r>
        <w:rPr>
          <w:rFonts w:hint="default" w:ascii="Arial" w:hAnsi="Arial" w:eastAsia="Arial" w:cs="Arial"/>
          <w:i w:val="0"/>
          <w:iCs w:val="0"/>
          <w:caps w:val="0"/>
          <w:color w:val="1A1A1A"/>
          <w:spacing w:val="7"/>
          <w:sz w:val="21"/>
          <w:szCs w:val="21"/>
          <w:shd w:val="clear" w:fill="F2F2F4"/>
        </w:rPr>
        <w:br w:type="textWrapping"/>
      </w:r>
      <w:r>
        <w:rPr>
          <w:rFonts w:hint="default" w:ascii="Arial" w:hAnsi="Arial" w:eastAsia="Arial" w:cs="Arial"/>
          <w:i w:val="0"/>
          <w:iCs w:val="0"/>
          <w:caps w:val="0"/>
          <w:color w:val="1A1A1A"/>
          <w:spacing w:val="7"/>
          <w:sz w:val="21"/>
          <w:szCs w:val="21"/>
          <w:shd w:val="clear" w:fill="F2F2F4"/>
        </w:rPr>
        <w:t>Regarding the timeline, once we kick off on August 28th, my team and I can target delivering the complete platform between September 15th and September 17th.</w:t>
      </w:r>
      <w:r>
        <w:rPr>
          <w:rFonts w:hint="default" w:ascii="Arial" w:hAnsi="Arial" w:eastAsia="Arial" w:cs="Arial"/>
          <w:i w:val="0"/>
          <w:iCs w:val="0"/>
          <w:caps w:val="0"/>
          <w:color w:val="1A1A1A"/>
          <w:spacing w:val="7"/>
          <w:sz w:val="21"/>
          <w:szCs w:val="21"/>
          <w:shd w:val="clear" w:fill="F2F2F4"/>
        </w:rPr>
        <w:br w:type="textWrapping"/>
      </w:r>
      <w:r>
        <w:rPr>
          <w:rFonts w:hint="default" w:ascii="Arial" w:hAnsi="Arial" w:eastAsia="Arial" w:cs="Arial"/>
          <w:i w:val="0"/>
          <w:iCs w:val="0"/>
          <w:caps w:val="0"/>
          <w:color w:val="1A1A1A"/>
          <w:spacing w:val="7"/>
          <w:sz w:val="21"/>
          <w:szCs w:val="21"/>
          <w:shd w:val="clear" w:fill="F2F2F4"/>
        </w:rPr>
        <w:t>Here is how we will structure this rapid schedule across the phases outlined in your Blueprint:</w:t>
      </w:r>
    </w:p>
    <w:p w14:paraId="7B66B036">
      <w:pPr>
        <w:pStyle w:val="6"/>
        <w:keepNext w:val="0"/>
        <w:keepLines w:val="0"/>
        <w:widowControl/>
        <w:suppressLineNumbers w:val="0"/>
        <w:shd w:val="clear" w:fill="F2F2F4"/>
        <w:spacing w:before="0" w:beforeAutospacing="0" w:after="0" w:afterAutospacing="0" w:line="18" w:lineRule="atLeast"/>
        <w:ind w:left="0" w:right="0" w:firstLine="0"/>
        <w:rPr>
          <w:rFonts w:hint="default" w:ascii="Arial" w:hAnsi="Arial" w:eastAsia="Arial" w:cs="Arial"/>
          <w:i w:val="0"/>
          <w:iCs w:val="0"/>
          <w:caps w:val="0"/>
          <w:color w:val="1A1A1A"/>
          <w:spacing w:val="7"/>
          <w:sz w:val="21"/>
          <w:szCs w:val="21"/>
        </w:rPr>
      </w:pPr>
    </w:p>
    <w:p w14:paraId="0742F989">
      <w:pPr>
        <w:pStyle w:val="6"/>
        <w:keepNext w:val="0"/>
        <w:keepLines w:val="0"/>
        <w:widowControl/>
        <w:suppressLineNumbers w:val="0"/>
        <w:shd w:val="clear" w:fill="F2F2F4"/>
        <w:spacing w:before="0" w:beforeAutospacing="0" w:after="0" w:afterAutospacing="0" w:line="18" w:lineRule="atLeast"/>
        <w:ind w:left="0" w:right="0" w:firstLine="0"/>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sz w:val="21"/>
          <w:szCs w:val="21"/>
          <w:shd w:val="clear" w:fill="F2F2F4"/>
        </w:rPr>
        <w:t>• Phase 1 : Core Platform &amp; Onboarding (Aug 28 – Sept 4):</w:t>
      </w:r>
      <w:r>
        <w:rPr>
          <w:rFonts w:hint="default" w:ascii="Arial" w:hAnsi="Arial" w:eastAsia="Arial" w:cs="Arial"/>
          <w:i w:val="0"/>
          <w:iCs w:val="0"/>
          <w:caps w:val="0"/>
          <w:color w:val="1A1A1A"/>
          <w:spacing w:val="7"/>
          <w:sz w:val="21"/>
          <w:szCs w:val="21"/>
          <w:shd w:val="clear" w:fill="F2F2F4"/>
        </w:rPr>
        <w:br w:type="textWrapping"/>
      </w:r>
      <w:r>
        <w:rPr>
          <w:rFonts w:hint="default" w:ascii="Arial" w:hAnsi="Arial" w:eastAsia="Arial" w:cs="Arial"/>
          <w:i w:val="0"/>
          <w:iCs w:val="0"/>
          <w:caps w:val="0"/>
          <w:color w:val="1A1A1A"/>
          <w:spacing w:val="7"/>
          <w:sz w:val="21"/>
          <w:szCs w:val="21"/>
          <w:shd w:val="clear" w:fill="F2F2F4"/>
        </w:rPr>
        <w:t>Database architecture setup, user roles, Google authentication, member onboarding flow, uniform ordering, and Paystack integration..</w:t>
      </w:r>
      <w:r>
        <w:rPr>
          <w:rFonts w:hint="default" w:ascii="Arial" w:hAnsi="Arial" w:eastAsia="Arial" w:cs="Arial"/>
          <w:i w:val="0"/>
          <w:iCs w:val="0"/>
          <w:caps w:val="0"/>
          <w:color w:val="1A1A1A"/>
          <w:spacing w:val="7"/>
          <w:sz w:val="21"/>
          <w:szCs w:val="21"/>
          <w:shd w:val="clear" w:fill="F2F2F4"/>
        </w:rPr>
        <w:br w:type="textWrapping"/>
      </w:r>
      <w:r>
        <w:rPr>
          <w:rFonts w:hint="default" w:ascii="Arial" w:hAnsi="Arial" w:eastAsia="Arial" w:cs="Arial"/>
          <w:i w:val="0"/>
          <w:iCs w:val="0"/>
          <w:caps w:val="0"/>
          <w:color w:val="1A1A1A"/>
          <w:spacing w:val="7"/>
          <w:sz w:val="21"/>
          <w:szCs w:val="21"/>
          <w:shd w:val="clear" w:fill="F2F2F4"/>
        </w:rPr>
        <w:t>• Phase 2 : Academy &amp; Teacher Management (Sept 5 – Sept 10):</w:t>
      </w:r>
      <w:r>
        <w:rPr>
          <w:rFonts w:hint="default" w:ascii="Arial" w:hAnsi="Arial" w:eastAsia="Arial" w:cs="Arial"/>
          <w:i w:val="0"/>
          <w:iCs w:val="0"/>
          <w:caps w:val="0"/>
          <w:color w:val="1A1A1A"/>
          <w:spacing w:val="7"/>
          <w:sz w:val="21"/>
          <w:szCs w:val="21"/>
          <w:shd w:val="clear" w:fill="F2F2F4"/>
        </w:rPr>
        <w:br w:type="textWrapping"/>
      </w:r>
      <w:r>
        <w:rPr>
          <w:rFonts w:hint="default" w:ascii="Arial" w:hAnsi="Arial" w:eastAsia="Arial" w:cs="Arial"/>
          <w:i w:val="0"/>
          <w:iCs w:val="0"/>
          <w:caps w:val="0"/>
          <w:color w:val="1A1A1A"/>
          <w:spacing w:val="7"/>
          <w:sz w:val="21"/>
          <w:szCs w:val="21"/>
          <w:shd w:val="clear" w:fill="F2F2F4"/>
        </w:rPr>
        <w:t>Teacher application flows, admin course creation/governance, secure video integration, and learner portals..</w:t>
      </w:r>
      <w:r>
        <w:rPr>
          <w:rFonts w:hint="default" w:ascii="Arial" w:hAnsi="Arial" w:eastAsia="Arial" w:cs="Arial"/>
          <w:i w:val="0"/>
          <w:iCs w:val="0"/>
          <w:caps w:val="0"/>
          <w:color w:val="1A1A1A"/>
          <w:spacing w:val="7"/>
          <w:sz w:val="21"/>
          <w:szCs w:val="21"/>
          <w:shd w:val="clear" w:fill="F2F2F4"/>
        </w:rPr>
        <w:br w:type="textWrapping"/>
      </w:r>
      <w:r>
        <w:rPr>
          <w:rFonts w:hint="default" w:ascii="Arial" w:hAnsi="Arial" w:eastAsia="Arial" w:cs="Arial"/>
          <w:i w:val="0"/>
          <w:iCs w:val="0"/>
          <w:caps w:val="0"/>
          <w:color w:val="1A1A1A"/>
          <w:spacing w:val="7"/>
          <w:sz w:val="21"/>
          <w:szCs w:val="21"/>
          <w:shd w:val="clear" w:fill="F2F2F4"/>
        </w:rPr>
        <w:t>• Phase 3 :C.A.R.E., Events &amp; Official Launch (Sept 11 – Sept 15/17):</w:t>
      </w:r>
      <w:r>
        <w:rPr>
          <w:rFonts w:hint="default" w:ascii="Arial" w:hAnsi="Arial" w:eastAsia="Arial" w:cs="Arial"/>
          <w:i w:val="0"/>
          <w:iCs w:val="0"/>
          <w:caps w:val="0"/>
          <w:color w:val="1A1A1A"/>
          <w:spacing w:val="7"/>
          <w:sz w:val="21"/>
          <w:szCs w:val="21"/>
          <w:shd w:val="clear" w:fill="F2F2F4"/>
        </w:rPr>
        <w:br w:type="textWrapping"/>
      </w:r>
      <w:r>
        <w:rPr>
          <w:rFonts w:hint="default" w:ascii="Arial" w:hAnsi="Arial" w:eastAsia="Arial" w:cs="Arial"/>
          <w:i w:val="0"/>
          <w:iCs w:val="0"/>
          <w:caps w:val="0"/>
          <w:color w:val="1A1A1A"/>
          <w:spacing w:val="7"/>
          <w:sz w:val="21"/>
          <w:szCs w:val="21"/>
          <w:shd w:val="clear" w:fill="F2F2F4"/>
        </w:rPr>
        <w:t>Scholarship/benefit workflows, event management, complete administrative reporting, testing, and deployment..</w:t>
      </w:r>
      <w:r>
        <w:rPr>
          <w:rFonts w:hint="default" w:ascii="Arial" w:hAnsi="Arial" w:eastAsia="Arial" w:cs="Arial"/>
          <w:i w:val="0"/>
          <w:iCs w:val="0"/>
          <w:caps w:val="0"/>
          <w:color w:val="1A1A1A"/>
          <w:spacing w:val="7"/>
          <w:sz w:val="21"/>
          <w:szCs w:val="21"/>
          <w:shd w:val="clear" w:fill="F2F2F4"/>
        </w:rPr>
        <w:br w:type="textWrapping"/>
      </w:r>
      <w:r>
        <w:rPr>
          <w:rFonts w:hint="default" w:ascii="Arial" w:hAnsi="Arial" w:eastAsia="Arial" w:cs="Arial"/>
          <w:i w:val="0"/>
          <w:iCs w:val="0"/>
          <w:caps w:val="0"/>
          <w:color w:val="1A1A1A"/>
          <w:spacing w:val="7"/>
          <w:sz w:val="21"/>
          <w:szCs w:val="21"/>
          <w:shd w:val="clear" w:fill="F2F2F4"/>
        </w:rPr>
        <w:t>Now that the functionalities and custom architecture are completely clear based on the Blueprint, I want to make sure we are fully aligned financially before you set up the Upwork contract next Friday. Because this is a comprehensive Next.js web application with custom roles, payment gateways, and an Academy system, do you have a specific budget allocated for this finalized scope?</w:t>
      </w:r>
      <w:r>
        <w:rPr>
          <w:rFonts w:hint="default" w:ascii="Arial" w:hAnsi="Arial" w:eastAsia="Arial" w:cs="Arial"/>
          <w:i w:val="0"/>
          <w:iCs w:val="0"/>
          <w:caps w:val="0"/>
          <w:color w:val="1A1A1A"/>
          <w:spacing w:val="7"/>
          <w:sz w:val="21"/>
          <w:szCs w:val="21"/>
          <w:shd w:val="clear" w:fill="F2F2F4"/>
        </w:rPr>
        <w:br w:type="textWrapping"/>
      </w:r>
      <w:r>
        <w:rPr>
          <w:rFonts w:hint="default" w:ascii="Arial" w:hAnsi="Arial" w:eastAsia="Arial" w:cs="Arial"/>
          <w:i w:val="0"/>
          <w:iCs w:val="0"/>
          <w:caps w:val="0"/>
          <w:color w:val="1A1A1A"/>
          <w:spacing w:val="7"/>
          <w:sz w:val="21"/>
          <w:szCs w:val="21"/>
          <w:shd w:val="clear" w:fill="F2F2F4"/>
        </w:rPr>
        <w:t>Once we align on the budget, we will be 100% ready to hit the ground running on the 28th.</w:t>
      </w:r>
      <w:r>
        <w:rPr>
          <w:rFonts w:hint="default" w:ascii="Arial" w:hAnsi="Arial" w:eastAsia="Arial" w:cs="Arial"/>
          <w:i w:val="0"/>
          <w:iCs w:val="0"/>
          <w:caps w:val="0"/>
          <w:color w:val="1A1A1A"/>
          <w:spacing w:val="7"/>
          <w:sz w:val="21"/>
          <w:szCs w:val="21"/>
          <w:shd w:val="clear" w:fill="F2F2F4"/>
        </w:rPr>
        <w:br w:type="textWrapping"/>
      </w:r>
      <w:r>
        <w:rPr>
          <w:rFonts w:hint="default" w:ascii="Arial" w:hAnsi="Arial" w:eastAsia="Arial" w:cs="Arial"/>
          <w:i w:val="0"/>
          <w:iCs w:val="0"/>
          <w:caps w:val="0"/>
          <w:color w:val="1A1A1A"/>
          <w:spacing w:val="7"/>
          <w:sz w:val="21"/>
          <w:szCs w:val="21"/>
          <w:shd w:val="clear" w:fill="F2F2F4"/>
        </w:rPr>
        <w:t>Respectfully,</w:t>
      </w:r>
      <w:r>
        <w:rPr>
          <w:rFonts w:hint="default" w:ascii="Arial" w:hAnsi="Arial" w:eastAsia="Arial" w:cs="Arial"/>
          <w:i w:val="0"/>
          <w:iCs w:val="0"/>
          <w:caps w:val="0"/>
          <w:color w:val="1A1A1A"/>
          <w:spacing w:val="7"/>
          <w:sz w:val="21"/>
          <w:szCs w:val="21"/>
          <w:shd w:val="clear" w:fill="F2F2F4"/>
        </w:rPr>
        <w:br w:type="textWrapping"/>
      </w:r>
      <w:r>
        <w:rPr>
          <w:rFonts w:hint="default" w:ascii="Arial" w:hAnsi="Arial" w:eastAsia="Arial" w:cs="Arial"/>
          <w:i w:val="0"/>
          <w:iCs w:val="0"/>
          <w:caps w:val="0"/>
          <w:color w:val="1A1A1A"/>
          <w:spacing w:val="7"/>
          <w:sz w:val="21"/>
          <w:szCs w:val="21"/>
          <w:shd w:val="clear" w:fill="F2F2F4"/>
        </w:rPr>
        <w:t>Imran</w:t>
      </w:r>
    </w:p>
    <w:p w14:paraId="1FFD5FD1">
      <w:pPr>
        <w:rPr>
          <w:rFonts w:hint="default"/>
          <w:b/>
          <w:bCs/>
          <w:sz w:val="24"/>
          <w:szCs w:val="24"/>
          <w:lang w:val="en-US"/>
        </w:rPr>
      </w:pPr>
    </w:p>
    <w:p w14:paraId="722D9968">
      <w:pPr>
        <w:rPr>
          <w:rFonts w:hint="default"/>
          <w:b/>
          <w:bCs/>
          <w:sz w:val="24"/>
          <w:szCs w:val="24"/>
          <w:lang w:val="en-US"/>
        </w:rPr>
      </w:pPr>
    </w:p>
    <w:p w14:paraId="178B17C2">
      <w:pPr>
        <w:rPr>
          <w:rFonts w:hint="default"/>
          <w:b/>
          <w:bCs/>
          <w:sz w:val="24"/>
          <w:szCs w:val="24"/>
          <w:lang w:val="en-US"/>
        </w:rPr>
      </w:pPr>
      <w:r>
        <w:rPr>
          <w:rFonts w:hint="default"/>
          <w:b/>
          <w:bCs/>
          <w:sz w:val="24"/>
          <w:szCs w:val="24"/>
          <w:lang w:val="en-US"/>
        </w:rPr>
        <w:t>Second document by Imran:</w:t>
      </w:r>
      <w:r>
        <w:rPr>
          <w:rFonts w:hint="default"/>
          <w:b/>
          <w:bCs/>
          <w:sz w:val="24"/>
          <w:szCs w:val="24"/>
          <w:lang w:val="en-US"/>
        </w:rPr>
        <w:br w:type="textWrapping"/>
      </w:r>
    </w:p>
    <w:p w14:paraId="6DB007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48" w:afterAutospacing="0"/>
        <w:ind w:left="0" w:right="48" w:firstLine="0"/>
        <w:jc w:val="left"/>
        <w:rPr>
          <w:rFonts w:ascii="Arial" w:hAnsi="Arial" w:eastAsia="Arial" w:cs="Arial"/>
          <w:i w:val="0"/>
          <w:iCs w:val="0"/>
          <w:caps w:val="0"/>
          <w:color w:val="1A1A1A"/>
          <w:spacing w:val="7"/>
          <w:sz w:val="21"/>
          <w:szCs w:val="21"/>
        </w:rPr>
      </w:pPr>
      <w:r>
        <w:rPr>
          <w:rFonts w:hint="default"/>
          <w:b/>
          <w:bCs/>
          <w:sz w:val="24"/>
          <w:szCs w:val="24"/>
          <w:lang w:val="en-US"/>
        </w:rPr>
        <w:fldChar w:fldCharType="begin"/>
      </w:r>
      <w:r>
        <w:rPr>
          <w:rFonts w:hint="default"/>
          <w:b/>
          <w:bCs/>
          <w:sz w:val="24"/>
          <w:szCs w:val="24"/>
          <w:lang w:val="en-US"/>
        </w:rPr>
        <w:instrText xml:space="preserve"> HYPERLINK "https://docs.google.com/document/d/1r00o1--WrvjHLHAygXwMcZMuIshRZQ9p/edit" </w:instrText>
      </w:r>
      <w:r>
        <w:rPr>
          <w:rFonts w:hint="default"/>
          <w:b/>
          <w:bCs/>
          <w:sz w:val="24"/>
          <w:szCs w:val="24"/>
          <w:lang w:val="en-US"/>
        </w:rPr>
        <w:fldChar w:fldCharType="separate"/>
      </w:r>
      <w:r>
        <w:rPr>
          <w:rStyle w:val="5"/>
          <w:rFonts w:hint="default"/>
          <w:b/>
          <w:bCs/>
          <w:sz w:val="24"/>
          <w:szCs w:val="24"/>
          <w:lang w:val="en-US"/>
        </w:rPr>
        <w:t>https://docs.google.com/document/d/1r00o1--WrvjHLHAygXwMcZMuIshRZQ9p/edit</w:t>
      </w:r>
      <w:r>
        <w:rPr>
          <w:rStyle w:val="5"/>
          <w:rFonts w:hint="default"/>
          <w:b/>
          <w:bCs/>
          <w:sz w:val="24"/>
          <w:szCs w:val="24"/>
          <w:lang w:val="en-US"/>
        </w:rPr>
        <w:br w:type="textWrapping"/>
      </w:r>
      <w:r>
        <w:rPr>
          <w:rFonts w:hint="default"/>
          <w:b/>
          <w:bCs/>
          <w:sz w:val="24"/>
          <w:szCs w:val="24"/>
          <w:lang w:val="en-US"/>
        </w:rPr>
        <w:fldChar w:fldCharType="end"/>
      </w:r>
      <w:r>
        <w:rPr>
          <w:rFonts w:hint="default"/>
          <w:b/>
          <w:bCs/>
          <w:sz w:val="24"/>
          <w:szCs w:val="24"/>
          <w:lang w:val="en-US"/>
        </w:rPr>
        <w:br w:type="textWrapping"/>
      </w:r>
      <w:r>
        <w:rPr>
          <w:rFonts w:hint="default"/>
          <w:b/>
          <w:bCs/>
          <w:sz w:val="24"/>
          <w:szCs w:val="24"/>
          <w:lang w:val="en-US"/>
        </w:rPr>
        <w:br w:type="textWrapping"/>
      </w:r>
      <w:r>
        <w:rPr>
          <w:rFonts w:hint="default"/>
          <w:b/>
          <w:bCs/>
          <w:sz w:val="24"/>
          <w:szCs w:val="24"/>
          <w:lang w:val="en-US"/>
        </w:rPr>
        <w:t>this is complete chat between imran and georgia</w:t>
      </w:r>
      <w:r>
        <w:rPr>
          <w:rFonts w:hint="default"/>
          <w:b/>
          <w:bCs/>
          <w:sz w:val="24"/>
          <w:szCs w:val="24"/>
          <w:lang w:val="en-US"/>
        </w:rPr>
        <w:br w:type="textWrapping"/>
      </w:r>
      <w:r>
        <w:rPr>
          <w:rFonts w:hint="default"/>
          <w:b/>
          <w:bCs/>
          <w:sz w:val="24"/>
          <w:szCs w:val="24"/>
          <w:lang w:val="en-US"/>
        </w:rPr>
        <w:br w:type="textWrapping"/>
      </w: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9:29 AM</w:t>
      </w:r>
    </w:p>
    <w:p w14:paraId="0C8484EF">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 xml:space="preserve">The biggest risk here isn’t setting up WooCommerce or Tutor LMS, it’s building a reliable gateway between </w:t>
      </w:r>
      <w:r>
        <w:rPr>
          <w:rFonts w:hint="default" w:ascii="Arial" w:hAnsi="Arial" w:eastAsia="Arial" w:cs="Arial"/>
          <w:b/>
          <w:bCs/>
          <w:i w:val="0"/>
          <w:iCs w:val="0"/>
          <w:caps w:val="0"/>
          <w:color w:val="108A00"/>
          <w:spacing w:val="7"/>
          <w:sz w:val="21"/>
          <w:szCs w:val="21"/>
          <w:u w:val="none"/>
          <w:shd w:val="clear" w:fill="FFFFFF"/>
        </w:rPr>
        <w:fldChar w:fldCharType="begin"/>
      </w:r>
      <w:r>
        <w:rPr>
          <w:rFonts w:hint="default" w:ascii="Arial" w:hAnsi="Arial" w:eastAsia="Arial" w:cs="Arial"/>
          <w:b/>
          <w:bCs/>
          <w:i w:val="0"/>
          <w:iCs w:val="0"/>
          <w:caps w:val="0"/>
          <w:color w:val="108A00"/>
          <w:spacing w:val="7"/>
          <w:sz w:val="21"/>
          <w:szCs w:val="21"/>
          <w:u w:val="none"/>
          <w:shd w:val="clear" w:fill="FFFFFF"/>
        </w:rPr>
        <w:instrText xml:space="preserve"> HYPERLINK "http://shininchrist.com/" </w:instrText>
      </w:r>
      <w:r>
        <w:rPr>
          <w:rFonts w:hint="default" w:ascii="Arial" w:hAnsi="Arial" w:eastAsia="Arial" w:cs="Arial"/>
          <w:b/>
          <w:bCs/>
          <w:i w:val="0"/>
          <w:iCs w:val="0"/>
          <w:caps w:val="0"/>
          <w:color w:val="108A00"/>
          <w:spacing w:val="7"/>
          <w:sz w:val="21"/>
          <w:szCs w:val="21"/>
          <w:u w:val="none"/>
          <w:shd w:val="clear" w:fill="FFFFFF"/>
        </w:rPr>
        <w:fldChar w:fldCharType="separate"/>
      </w:r>
      <w:r>
        <w:rPr>
          <w:rStyle w:val="5"/>
          <w:rFonts w:hint="default" w:ascii="Arial" w:hAnsi="Arial" w:eastAsia="Arial" w:cs="Arial"/>
          <w:b/>
          <w:bCs/>
          <w:i w:val="0"/>
          <w:iCs w:val="0"/>
          <w:caps w:val="0"/>
          <w:color w:val="108A00"/>
          <w:spacing w:val="7"/>
          <w:sz w:val="21"/>
          <w:szCs w:val="21"/>
          <w:u w:val="none"/>
          <w:shd w:val="clear" w:fill="FFFFFF"/>
        </w:rPr>
        <w:t>shininchrist.com</w:t>
      </w:r>
      <w:r>
        <w:rPr>
          <w:rFonts w:hint="default" w:ascii="Arial" w:hAnsi="Arial" w:eastAsia="Arial" w:cs="Arial"/>
          <w:b/>
          <w:bCs/>
          <w:i w:val="0"/>
          <w:iCs w:val="0"/>
          <w:caps w:val="0"/>
          <w:color w:val="108A00"/>
          <w:spacing w:val="7"/>
          <w:sz w:val="21"/>
          <w:szCs w:val="21"/>
          <w:u w:val="none"/>
          <w:shd w:val="clear" w:fill="FFFFFF"/>
        </w:rPr>
        <w:fldChar w:fldCharType="end"/>
      </w:r>
      <w:r>
        <w:rPr>
          <w:rFonts w:hint="default" w:ascii="Arial" w:hAnsi="Arial" w:eastAsia="Arial" w:cs="Arial"/>
          <w:i w:val="0"/>
          <w:iCs w:val="0"/>
          <w:caps w:val="0"/>
          <w:color w:val="1A1A1A"/>
          <w:spacing w:val="7"/>
          <w:sz w:val="21"/>
          <w:szCs w:val="21"/>
          <w:shd w:val="clear" w:fill="FFFFFF"/>
        </w:rPr>
        <w:t xml:space="preserve"> and </w:t>
      </w:r>
      <w:r>
        <w:rPr>
          <w:rFonts w:hint="default" w:ascii="Arial" w:hAnsi="Arial" w:eastAsia="Arial" w:cs="Arial"/>
          <w:b/>
          <w:bCs/>
          <w:i w:val="0"/>
          <w:iCs w:val="0"/>
          <w:caps w:val="0"/>
          <w:color w:val="108A00"/>
          <w:spacing w:val="7"/>
          <w:sz w:val="21"/>
          <w:szCs w:val="21"/>
          <w:u w:val="none"/>
          <w:shd w:val="clear" w:fill="FFFFFF"/>
        </w:rPr>
        <w:fldChar w:fldCharType="begin"/>
      </w:r>
      <w:r>
        <w:rPr>
          <w:rFonts w:hint="default" w:ascii="Arial" w:hAnsi="Arial" w:eastAsia="Arial" w:cs="Arial"/>
          <w:b/>
          <w:bCs/>
          <w:i w:val="0"/>
          <w:iCs w:val="0"/>
          <w:caps w:val="0"/>
          <w:color w:val="108A00"/>
          <w:spacing w:val="7"/>
          <w:sz w:val="21"/>
          <w:szCs w:val="21"/>
          <w:u w:val="none"/>
          <w:shd w:val="clear" w:fill="FFFFFF"/>
        </w:rPr>
        <w:instrText xml:space="preserve"> HYPERLINK "http://academy.shininchrist.com/" </w:instrText>
      </w:r>
      <w:r>
        <w:rPr>
          <w:rFonts w:hint="default" w:ascii="Arial" w:hAnsi="Arial" w:eastAsia="Arial" w:cs="Arial"/>
          <w:b/>
          <w:bCs/>
          <w:i w:val="0"/>
          <w:iCs w:val="0"/>
          <w:caps w:val="0"/>
          <w:color w:val="108A00"/>
          <w:spacing w:val="7"/>
          <w:sz w:val="21"/>
          <w:szCs w:val="21"/>
          <w:u w:val="none"/>
          <w:shd w:val="clear" w:fill="FFFFFF"/>
        </w:rPr>
        <w:fldChar w:fldCharType="separate"/>
      </w:r>
      <w:r>
        <w:rPr>
          <w:rStyle w:val="5"/>
          <w:rFonts w:hint="default" w:ascii="Arial" w:hAnsi="Arial" w:eastAsia="Arial" w:cs="Arial"/>
          <w:b/>
          <w:bCs/>
          <w:i w:val="0"/>
          <w:iCs w:val="0"/>
          <w:caps w:val="0"/>
          <w:color w:val="108A00"/>
          <w:spacing w:val="7"/>
          <w:sz w:val="21"/>
          <w:szCs w:val="21"/>
          <w:u w:val="none"/>
          <w:shd w:val="clear" w:fill="FFFFFF"/>
        </w:rPr>
        <w:t>academy.shininchrist.com</w:t>
      </w:r>
      <w:r>
        <w:rPr>
          <w:rFonts w:hint="default" w:ascii="Arial" w:hAnsi="Arial" w:eastAsia="Arial" w:cs="Arial"/>
          <w:b/>
          <w:bCs/>
          <w:i w:val="0"/>
          <w:iCs w:val="0"/>
          <w:caps w:val="0"/>
          <w:color w:val="108A00"/>
          <w:spacing w:val="7"/>
          <w:sz w:val="21"/>
          <w:szCs w:val="21"/>
          <w:u w:val="none"/>
          <w:shd w:val="clear" w:fill="FFFFFF"/>
        </w:rPr>
        <w:fldChar w:fldCharType="end"/>
      </w:r>
      <w:r>
        <w:rPr>
          <w:rFonts w:hint="default" w:ascii="Arial" w:hAnsi="Arial" w:eastAsia="Arial" w:cs="Arial"/>
          <w:i w:val="0"/>
          <w:iCs w:val="0"/>
          <w:caps w:val="0"/>
          <w:color w:val="1A1A1A"/>
          <w:spacing w:val="7"/>
          <w:sz w:val="21"/>
          <w:szCs w:val="21"/>
          <w:shd w:val="clear" w:fill="FFFFFF"/>
        </w:rPr>
        <w:t xml:space="preserve"> that verifies purchases, active subscriptions, and external tasks without locking you into expensive plugins or requiring backend rewrites every time your access rules change.</w:t>
      </w:r>
    </w:p>
    <w:p w14:paraId="2FAD65B3">
      <w:pPr>
        <w:pStyle w:val="6"/>
        <w:keepNext w:val="0"/>
        <w:keepLines w:val="0"/>
        <w:widowControl/>
        <w:suppressLineNumbers w:val="0"/>
        <w:spacing w:before="0" w:beforeAutospacing="0" w:after="0" w:afterAutospacing="0" w:line="18" w:lineRule="atLeast"/>
        <w:ind w:left="0" w:right="48"/>
      </w:pPr>
    </w:p>
    <w:p w14:paraId="7BBAC3AE">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Here’s how I’d approach it:</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Flexible Access Gateway: I’ll create a modular eligibility layer where Tutor LMS access is based on configurable conditions such as specific WooCommerce products, active subscriptions, donations, fundraising milestones, or other future requirements.</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WooCommerce - Academy Sync: Use secure webhooks/API calls to send qualifying purchase and subscription events from the main site to the Academy and update the student's access status automatically.</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Tutor LMS Access Control: Courses remain locked until all required conditions are verified, then access is automatically enabled for the appropriate WordPress/Tutor LMS user.</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Subscription Validation: Access can be rechecked when subscriptions renew, expire, or are cancelled so students don't retain access when required conditions are no longer met.</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YouTube Requirement: I’ll structure this as a separate verification condition so it doesn't get tightly coupled with WooCommerce logic and can later be replaced or extended.</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Lean &amp; Cost-Effective Build: Where possible, I’d use WooCommerce hooks, WordPress REST APIs/webhooks, and lightweight custom PHP instead of stacking multiple premium automation plugins. SureTriggers/Uncanny Automator would only be introduced where they genuinely reduce maintenance.</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Secure Communication: The root domain and Academy will communicate through authenticated endpoints rather than exposing purchase or membership information publicly.</w:t>
      </w:r>
    </w:p>
    <w:p w14:paraId="12ECB7AD">
      <w:pPr>
        <w:pStyle w:val="6"/>
        <w:keepNext w:val="0"/>
        <w:keepLines w:val="0"/>
        <w:widowControl/>
        <w:suppressLineNumbers w:val="0"/>
        <w:spacing w:before="0" w:beforeAutospacing="0" w:after="0" w:afterAutospacing="0" w:line="18" w:lineRule="atLeast"/>
        <w:ind w:left="0" w:right="48"/>
      </w:pPr>
    </w:p>
    <w:p w14:paraId="58A56F34">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I’d use secure WooCommerce webhooks/REST API calls to pass purchase, donation, and subscription status from the main site to Tutor LMS, keeping the gateway lightweight and modular. This avoids bloated premium plugins, keeps costs low, and lets future access rules be changed or extended without rebuilding the entire backend.</w:t>
      </w:r>
    </w:p>
    <w:p w14:paraId="6120C6D0">
      <w:pPr>
        <w:pStyle w:val="6"/>
        <w:keepNext w:val="0"/>
        <w:keepLines w:val="0"/>
        <w:widowControl/>
        <w:suppressLineNumbers w:val="0"/>
        <w:spacing w:before="0" w:beforeAutospacing="0" w:after="0" w:afterAutospacing="0" w:line="18" w:lineRule="atLeast"/>
        <w:ind w:left="0" w:right="48"/>
      </w:pPr>
    </w:p>
    <w:p w14:paraId="08F157C6">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My relevant wordpress work:</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xml:space="preserve">- BC9 — </w:t>
      </w:r>
      <w:r>
        <w:rPr>
          <w:rFonts w:hint="default" w:ascii="Arial" w:hAnsi="Arial" w:eastAsia="Arial" w:cs="Arial"/>
          <w:b/>
          <w:bCs/>
          <w:i w:val="0"/>
          <w:iCs w:val="0"/>
          <w:caps w:val="0"/>
          <w:color w:val="108A00"/>
          <w:spacing w:val="7"/>
          <w:sz w:val="21"/>
          <w:szCs w:val="21"/>
          <w:u w:val="none"/>
          <w:shd w:val="clear" w:fill="FFFFFF"/>
        </w:rPr>
        <w:fldChar w:fldCharType="begin"/>
      </w:r>
      <w:r>
        <w:rPr>
          <w:rFonts w:hint="default" w:ascii="Arial" w:hAnsi="Arial" w:eastAsia="Arial" w:cs="Arial"/>
          <w:b/>
          <w:bCs/>
          <w:i w:val="0"/>
          <w:iCs w:val="0"/>
          <w:caps w:val="0"/>
          <w:color w:val="108A00"/>
          <w:spacing w:val="7"/>
          <w:sz w:val="21"/>
          <w:szCs w:val="21"/>
          <w:u w:val="none"/>
          <w:shd w:val="clear" w:fill="FFFFFF"/>
        </w:rPr>
        <w:instrText xml:space="preserve"> HYPERLINK "https://bc9.org/" </w:instrText>
      </w:r>
      <w:r>
        <w:rPr>
          <w:rFonts w:hint="default" w:ascii="Arial" w:hAnsi="Arial" w:eastAsia="Arial" w:cs="Arial"/>
          <w:b/>
          <w:bCs/>
          <w:i w:val="0"/>
          <w:iCs w:val="0"/>
          <w:caps w:val="0"/>
          <w:color w:val="108A00"/>
          <w:spacing w:val="7"/>
          <w:sz w:val="21"/>
          <w:szCs w:val="21"/>
          <w:u w:val="none"/>
          <w:shd w:val="clear" w:fill="FFFFFF"/>
        </w:rPr>
        <w:fldChar w:fldCharType="separate"/>
      </w:r>
      <w:r>
        <w:rPr>
          <w:rStyle w:val="5"/>
          <w:rFonts w:hint="default" w:ascii="Arial" w:hAnsi="Arial" w:eastAsia="Arial" w:cs="Arial"/>
          <w:b/>
          <w:bCs/>
          <w:i w:val="0"/>
          <w:iCs w:val="0"/>
          <w:caps w:val="0"/>
          <w:color w:val="108A00"/>
          <w:spacing w:val="7"/>
          <w:sz w:val="21"/>
          <w:szCs w:val="21"/>
          <w:u w:val="none"/>
          <w:shd w:val="clear" w:fill="FFFFFF"/>
        </w:rPr>
        <w:t>https://bc9.org/</w:t>
      </w:r>
      <w:r>
        <w:rPr>
          <w:rFonts w:hint="default" w:ascii="Arial" w:hAnsi="Arial" w:eastAsia="Arial" w:cs="Arial"/>
          <w:b/>
          <w:bCs/>
          <w:i w:val="0"/>
          <w:iCs w:val="0"/>
          <w:caps w:val="0"/>
          <w:color w:val="108A00"/>
          <w:spacing w:val="7"/>
          <w:sz w:val="21"/>
          <w:szCs w:val="21"/>
          <w:u w:val="none"/>
          <w:shd w:val="clear" w:fill="FFFFFF"/>
        </w:rPr>
        <w:fldChar w:fldCharType="end"/>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xml:space="preserve">- PureRAWZ — </w:t>
      </w:r>
      <w:r>
        <w:rPr>
          <w:rFonts w:hint="default" w:ascii="Arial" w:hAnsi="Arial" w:eastAsia="Arial" w:cs="Arial"/>
          <w:b/>
          <w:bCs/>
          <w:i w:val="0"/>
          <w:iCs w:val="0"/>
          <w:caps w:val="0"/>
          <w:color w:val="108A00"/>
          <w:spacing w:val="7"/>
          <w:sz w:val="21"/>
          <w:szCs w:val="21"/>
          <w:u w:val="none"/>
          <w:shd w:val="clear" w:fill="FFFFFF"/>
        </w:rPr>
        <w:fldChar w:fldCharType="begin"/>
      </w:r>
      <w:r>
        <w:rPr>
          <w:rFonts w:hint="default" w:ascii="Arial" w:hAnsi="Arial" w:eastAsia="Arial" w:cs="Arial"/>
          <w:b/>
          <w:bCs/>
          <w:i w:val="0"/>
          <w:iCs w:val="0"/>
          <w:caps w:val="0"/>
          <w:color w:val="108A00"/>
          <w:spacing w:val="7"/>
          <w:sz w:val="21"/>
          <w:szCs w:val="21"/>
          <w:u w:val="none"/>
          <w:shd w:val="clear" w:fill="FFFFFF"/>
        </w:rPr>
        <w:instrText xml:space="preserve"> HYPERLINK "https://purerawz.co/" </w:instrText>
      </w:r>
      <w:r>
        <w:rPr>
          <w:rFonts w:hint="default" w:ascii="Arial" w:hAnsi="Arial" w:eastAsia="Arial" w:cs="Arial"/>
          <w:b/>
          <w:bCs/>
          <w:i w:val="0"/>
          <w:iCs w:val="0"/>
          <w:caps w:val="0"/>
          <w:color w:val="108A00"/>
          <w:spacing w:val="7"/>
          <w:sz w:val="21"/>
          <w:szCs w:val="21"/>
          <w:u w:val="none"/>
          <w:shd w:val="clear" w:fill="FFFFFF"/>
        </w:rPr>
        <w:fldChar w:fldCharType="separate"/>
      </w:r>
      <w:r>
        <w:rPr>
          <w:rStyle w:val="5"/>
          <w:rFonts w:hint="default" w:ascii="Arial" w:hAnsi="Arial" w:eastAsia="Arial" w:cs="Arial"/>
          <w:b/>
          <w:bCs/>
          <w:i w:val="0"/>
          <w:iCs w:val="0"/>
          <w:caps w:val="0"/>
          <w:color w:val="108A00"/>
          <w:spacing w:val="7"/>
          <w:sz w:val="21"/>
          <w:szCs w:val="21"/>
          <w:u w:val="none"/>
          <w:shd w:val="clear" w:fill="FFFFFF"/>
        </w:rPr>
        <w:t>https://purerawz.co/</w:t>
      </w:r>
      <w:r>
        <w:rPr>
          <w:rFonts w:hint="default" w:ascii="Arial" w:hAnsi="Arial" w:eastAsia="Arial" w:cs="Arial"/>
          <w:b/>
          <w:bCs/>
          <w:i w:val="0"/>
          <w:iCs w:val="0"/>
          <w:caps w:val="0"/>
          <w:color w:val="108A00"/>
          <w:spacing w:val="7"/>
          <w:sz w:val="21"/>
          <w:szCs w:val="21"/>
          <w:u w:val="none"/>
          <w:shd w:val="clear" w:fill="FFFFFF"/>
        </w:rPr>
        <w:fldChar w:fldCharType="end"/>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xml:space="preserve">- RDC Bio — </w:t>
      </w:r>
      <w:r>
        <w:rPr>
          <w:rFonts w:hint="default" w:ascii="Arial" w:hAnsi="Arial" w:eastAsia="Arial" w:cs="Arial"/>
          <w:b/>
          <w:bCs/>
          <w:i w:val="0"/>
          <w:iCs w:val="0"/>
          <w:caps w:val="0"/>
          <w:color w:val="108A00"/>
          <w:spacing w:val="7"/>
          <w:sz w:val="21"/>
          <w:szCs w:val="21"/>
          <w:u w:val="none"/>
          <w:shd w:val="clear" w:fill="FFFFFF"/>
        </w:rPr>
        <w:fldChar w:fldCharType="begin"/>
      </w:r>
      <w:r>
        <w:rPr>
          <w:rFonts w:hint="default" w:ascii="Arial" w:hAnsi="Arial" w:eastAsia="Arial" w:cs="Arial"/>
          <w:b/>
          <w:bCs/>
          <w:i w:val="0"/>
          <w:iCs w:val="0"/>
          <w:caps w:val="0"/>
          <w:color w:val="108A00"/>
          <w:spacing w:val="7"/>
          <w:sz w:val="21"/>
          <w:szCs w:val="21"/>
          <w:u w:val="none"/>
          <w:shd w:val="clear" w:fill="FFFFFF"/>
        </w:rPr>
        <w:instrText xml:space="preserve"> HYPERLINK "https://rcd.bio/" </w:instrText>
      </w:r>
      <w:r>
        <w:rPr>
          <w:rFonts w:hint="default" w:ascii="Arial" w:hAnsi="Arial" w:eastAsia="Arial" w:cs="Arial"/>
          <w:b/>
          <w:bCs/>
          <w:i w:val="0"/>
          <w:iCs w:val="0"/>
          <w:caps w:val="0"/>
          <w:color w:val="108A00"/>
          <w:spacing w:val="7"/>
          <w:sz w:val="21"/>
          <w:szCs w:val="21"/>
          <w:u w:val="none"/>
          <w:shd w:val="clear" w:fill="FFFFFF"/>
        </w:rPr>
        <w:fldChar w:fldCharType="separate"/>
      </w:r>
      <w:r>
        <w:rPr>
          <w:rStyle w:val="5"/>
          <w:rFonts w:hint="default" w:ascii="Arial" w:hAnsi="Arial" w:eastAsia="Arial" w:cs="Arial"/>
          <w:b/>
          <w:bCs/>
          <w:i w:val="0"/>
          <w:iCs w:val="0"/>
          <w:caps w:val="0"/>
          <w:color w:val="108A00"/>
          <w:spacing w:val="7"/>
          <w:sz w:val="21"/>
          <w:szCs w:val="21"/>
          <w:u w:val="none"/>
          <w:shd w:val="clear" w:fill="FFFFFF"/>
        </w:rPr>
        <w:t>https://rcd.bio/</w:t>
      </w:r>
      <w:r>
        <w:rPr>
          <w:rFonts w:hint="default" w:ascii="Arial" w:hAnsi="Arial" w:eastAsia="Arial" w:cs="Arial"/>
          <w:b/>
          <w:bCs/>
          <w:i w:val="0"/>
          <w:iCs w:val="0"/>
          <w:caps w:val="0"/>
          <w:color w:val="108A00"/>
          <w:spacing w:val="7"/>
          <w:sz w:val="21"/>
          <w:szCs w:val="21"/>
          <w:u w:val="none"/>
          <w:shd w:val="clear" w:fill="FFFFFF"/>
        </w:rPr>
        <w:fldChar w:fldCharType="end"/>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xml:space="preserve">- Boost Ecom Ads — </w:t>
      </w:r>
      <w:r>
        <w:rPr>
          <w:rFonts w:hint="default" w:ascii="Arial" w:hAnsi="Arial" w:eastAsia="Arial" w:cs="Arial"/>
          <w:b/>
          <w:bCs/>
          <w:i w:val="0"/>
          <w:iCs w:val="0"/>
          <w:caps w:val="0"/>
          <w:color w:val="108A00"/>
          <w:spacing w:val="7"/>
          <w:sz w:val="21"/>
          <w:szCs w:val="21"/>
          <w:u w:val="none"/>
          <w:shd w:val="clear" w:fill="FFFFFF"/>
        </w:rPr>
        <w:fldChar w:fldCharType="begin"/>
      </w:r>
      <w:r>
        <w:rPr>
          <w:rFonts w:hint="default" w:ascii="Arial" w:hAnsi="Arial" w:eastAsia="Arial" w:cs="Arial"/>
          <w:b/>
          <w:bCs/>
          <w:i w:val="0"/>
          <w:iCs w:val="0"/>
          <w:caps w:val="0"/>
          <w:color w:val="108A00"/>
          <w:spacing w:val="7"/>
          <w:sz w:val="21"/>
          <w:szCs w:val="21"/>
          <w:u w:val="none"/>
          <w:shd w:val="clear" w:fill="FFFFFF"/>
        </w:rPr>
        <w:instrText xml:space="preserve"> HYPERLINK "https://boostecomads.com/" </w:instrText>
      </w:r>
      <w:r>
        <w:rPr>
          <w:rFonts w:hint="default" w:ascii="Arial" w:hAnsi="Arial" w:eastAsia="Arial" w:cs="Arial"/>
          <w:b/>
          <w:bCs/>
          <w:i w:val="0"/>
          <w:iCs w:val="0"/>
          <w:caps w:val="0"/>
          <w:color w:val="108A00"/>
          <w:spacing w:val="7"/>
          <w:sz w:val="21"/>
          <w:szCs w:val="21"/>
          <w:u w:val="none"/>
          <w:shd w:val="clear" w:fill="FFFFFF"/>
        </w:rPr>
        <w:fldChar w:fldCharType="separate"/>
      </w:r>
      <w:r>
        <w:rPr>
          <w:rStyle w:val="5"/>
          <w:rFonts w:hint="default" w:ascii="Arial" w:hAnsi="Arial" w:eastAsia="Arial" w:cs="Arial"/>
          <w:b/>
          <w:bCs/>
          <w:i w:val="0"/>
          <w:iCs w:val="0"/>
          <w:caps w:val="0"/>
          <w:color w:val="108A00"/>
          <w:spacing w:val="7"/>
          <w:sz w:val="21"/>
          <w:szCs w:val="21"/>
          <w:u w:val="none"/>
          <w:shd w:val="clear" w:fill="FFFFFF"/>
        </w:rPr>
        <w:t>https://boostecomads.com/</w:t>
      </w:r>
      <w:r>
        <w:rPr>
          <w:rFonts w:hint="default" w:ascii="Arial" w:hAnsi="Arial" w:eastAsia="Arial" w:cs="Arial"/>
          <w:b/>
          <w:bCs/>
          <w:i w:val="0"/>
          <w:iCs w:val="0"/>
          <w:caps w:val="0"/>
          <w:color w:val="108A00"/>
          <w:spacing w:val="7"/>
          <w:sz w:val="21"/>
          <w:szCs w:val="21"/>
          <w:u w:val="none"/>
          <w:shd w:val="clear" w:fill="FFFFFF"/>
        </w:rPr>
        <w:fldChar w:fldCharType="end"/>
      </w:r>
    </w:p>
    <w:p w14:paraId="637271EA">
      <w:pPr>
        <w:pStyle w:val="6"/>
        <w:keepNext w:val="0"/>
        <w:keepLines w:val="0"/>
        <w:widowControl/>
        <w:suppressLineNumbers w:val="0"/>
        <w:spacing w:before="0" w:beforeAutospacing="0" w:after="0" w:afterAutospacing="0" w:line="18" w:lineRule="atLeast"/>
        <w:ind w:left="0" w:right="48"/>
      </w:pPr>
    </w:p>
    <w:p w14:paraId="73B99672">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A couple of questions:</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1. Which WooCommerce plugin are you planning to use for recurring subscriptions and donations?</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2. Should Academy access be removed automatically if a monthly subscription expires, or only prevent access to newly released courses?</w:t>
      </w:r>
    </w:p>
    <w:p w14:paraId="1CFAAEE3">
      <w:pPr>
        <w:pStyle w:val="6"/>
        <w:keepNext w:val="0"/>
        <w:keepLines w:val="0"/>
        <w:widowControl/>
        <w:suppressLineNumbers w:val="0"/>
        <w:spacing w:before="0" w:beforeAutospacing="0" w:after="0" w:afterAutospacing="0" w:line="18" w:lineRule="atLeast"/>
        <w:ind w:left="0" w:right="48"/>
      </w:pPr>
    </w:p>
    <w:p w14:paraId="43F3CCB8">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 can review your planned WordPress/WooCommerce/Tutor LMS stack on a short call and map out the cleanest gateway architecture before implementation. Let’s discuss the access rules and get the Academy connected without adding unnecessary monthly costs.</w:t>
      </w:r>
    </w:p>
    <w:p w14:paraId="5C574FA3">
      <w:pPr>
        <w:pStyle w:val="6"/>
        <w:keepNext w:val="0"/>
        <w:keepLines w:val="0"/>
        <w:widowControl/>
        <w:suppressLineNumbers w:val="0"/>
        <w:spacing w:before="0" w:beforeAutospacing="0" w:after="0" w:afterAutospacing="0" w:line="18" w:lineRule="atLeast"/>
        <w:ind w:left="0" w:right="48"/>
      </w:pPr>
    </w:p>
    <w:p w14:paraId="5A796064">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Talk soon,</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Imran Nasir</w:t>
      </w:r>
    </w:p>
    <w:p w14:paraId="2412EFE2">
      <w:pPr>
        <w:keepNext w:val="0"/>
        <w:keepLines w:val="0"/>
        <w:widowControl/>
        <w:suppressLineNumbers w:val="0"/>
        <w:pBdr>
          <w:top w:val="none" w:color="auto" w:sz="0" w:space="0"/>
          <w:left w:val="none" w:color="auto" w:sz="0" w:space="0"/>
          <w:bottom w:val="none" w:color="auto" w:sz="0" w:space="0"/>
        </w:pBdr>
        <w:shd w:val="clear" w:fill="FFFFFF"/>
        <w:spacing w:before="0" w:beforeAutospacing="0"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fldChar w:fldCharType="begin"/>
      </w: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instrText xml:space="preserve"> HYPERLINK "https://www.upwork.com/ab/proposals/2084744177125483716" </w:instrText>
      </w: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b/>
          <w:bCs/>
          <w:i w:val="0"/>
          <w:iCs w:val="0"/>
          <w:caps w:val="0"/>
          <w:color w:val="108A00"/>
          <w:spacing w:val="7"/>
          <w:sz w:val="21"/>
          <w:szCs w:val="21"/>
          <w:u w:val="none"/>
          <w:bdr w:val="none" w:color="auto" w:sz="0" w:space="0"/>
          <w:shd w:val="clear" w:fill="FFFFFF"/>
        </w:rPr>
        <w:t>View proposal</w:t>
      </w: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fldChar w:fldCharType="end"/>
      </w:r>
    </w:p>
    <w:p w14:paraId="68BD69E1">
      <w:pPr>
        <w:keepNext w:val="0"/>
        <w:keepLines w:val="0"/>
        <w:widowControl/>
        <w:suppressLineNumbers w:val="0"/>
        <w:pBdr>
          <w:top w:val="none" w:color="auto" w:sz="0" w:space="0"/>
          <w:left w:val="none" w:color="auto" w:sz="0" w:space="0"/>
          <w:bottom w:val="none" w:color="auto" w:sz="0" w:space="0"/>
          <w:right w:val="none" w:color="auto" w:sz="0" w:space="0"/>
        </w:pBdr>
        <w:shd w:val="clear" w:fill="E0E6EB"/>
        <w:spacing w:before="192" w:beforeAutospacing="0" w:after="0"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E0E6EB"/>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E0E6EB"/>
          <w:lang w:val="en-US" w:eastAsia="zh-CN" w:bidi="ar"/>
        </w:rPr>
        <w:instrText xml:space="preserve"> HYPERLINK "http://shininchrist.com/" \t "https://www.upwork.com/ab/messages/rooms/_blank" </w:instrText>
      </w:r>
      <w:r>
        <w:rPr>
          <w:rFonts w:hint="default" w:ascii="Arial" w:hAnsi="Arial" w:eastAsia="Arial" w:cs="Arial"/>
          <w:i w:val="0"/>
          <w:iCs w:val="0"/>
          <w:caps w:val="0"/>
          <w:color w:val="1A1A1A"/>
          <w:spacing w:val="7"/>
          <w:kern w:val="0"/>
          <w:sz w:val="21"/>
          <w:szCs w:val="21"/>
          <w:u w:val="none"/>
          <w:bdr w:val="none" w:color="auto" w:sz="0" w:space="0"/>
          <w:shd w:val="clear" w:fill="E0E6EB"/>
          <w:lang w:val="en-US" w:eastAsia="zh-CN" w:bidi="ar"/>
        </w:rPr>
        <w:fldChar w:fldCharType="separate"/>
      </w:r>
      <w:r>
        <w:rPr>
          <w:rStyle w:val="5"/>
          <w:rFonts w:hint="default" w:ascii="Arial" w:hAnsi="Arial" w:eastAsia="Arial" w:cs="Arial"/>
          <w:i w:val="0"/>
          <w:iCs w:val="0"/>
          <w:caps w:val="0"/>
          <w:color w:val="1A1A1A"/>
          <w:spacing w:val="7"/>
          <w:sz w:val="21"/>
          <w:szCs w:val="21"/>
          <w:u w:val="none"/>
          <w:bdr w:val="none" w:color="auto" w:sz="0" w:space="0"/>
          <w:shd w:val="clear" w:fill="E0E6EB"/>
        </w:rPr>
        <w:t>HOME</w:t>
      </w:r>
      <w:r>
        <w:rPr>
          <w:rFonts w:hint="default" w:ascii="Arial" w:hAnsi="Arial" w:eastAsia="Arial" w:cs="Arial"/>
          <w:i w:val="0"/>
          <w:iCs w:val="0"/>
          <w:caps w:val="0"/>
          <w:color w:val="1A1A1A"/>
          <w:spacing w:val="7"/>
          <w:kern w:val="0"/>
          <w:sz w:val="21"/>
          <w:szCs w:val="21"/>
          <w:u w:val="none"/>
          <w:bdr w:val="none" w:color="auto" w:sz="0" w:space="0"/>
          <w:shd w:val="clear" w:fill="E0E6EB"/>
          <w:lang w:val="en-US" w:eastAsia="zh-CN" w:bidi="ar"/>
        </w:rPr>
        <w:fldChar w:fldCharType="end"/>
      </w:r>
    </w:p>
    <w:p w14:paraId="0080DF89">
      <w:pPr>
        <w:keepNext w:val="0"/>
        <w:keepLines w:val="0"/>
        <w:widowControl/>
        <w:suppressLineNumbers w:val="0"/>
        <w:pBdr>
          <w:top w:val="none" w:color="auto" w:sz="0" w:space="0"/>
          <w:left w:val="none" w:color="auto" w:sz="0" w:space="0"/>
          <w:bottom w:val="none" w:color="auto" w:sz="0" w:space="0"/>
          <w:right w:val="none" w:color="auto" w:sz="0" w:space="0"/>
        </w:pBdr>
        <w:shd w:val="clear" w:fill="E0E6EB"/>
        <w:spacing w:before="192" w:beforeAutospacing="0" w:after="0"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E0E6EB"/>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E0E6EB"/>
          <w:lang w:val="en-US" w:eastAsia="zh-CN" w:bidi="ar"/>
        </w:rPr>
        <w:instrText xml:space="preserve"> HYPERLINK "https://bc9.org/" \t "https://www.upwork.com/ab/messages/rooms/_blank" </w:instrText>
      </w:r>
      <w:r>
        <w:rPr>
          <w:rFonts w:hint="default" w:ascii="Arial" w:hAnsi="Arial" w:eastAsia="Arial" w:cs="Arial"/>
          <w:i w:val="0"/>
          <w:iCs w:val="0"/>
          <w:caps w:val="0"/>
          <w:color w:val="1A1A1A"/>
          <w:spacing w:val="7"/>
          <w:kern w:val="0"/>
          <w:sz w:val="21"/>
          <w:szCs w:val="21"/>
          <w:u w:val="none"/>
          <w:bdr w:val="none" w:color="auto" w:sz="0" w:space="0"/>
          <w:shd w:val="clear" w:fill="E0E6EB"/>
          <w:lang w:val="en-US" w:eastAsia="zh-CN" w:bidi="ar"/>
        </w:rPr>
        <w:fldChar w:fldCharType="separate"/>
      </w:r>
      <w:r>
        <w:rPr>
          <w:rStyle w:val="5"/>
          <w:rFonts w:hint="default" w:ascii="Arial" w:hAnsi="Arial" w:eastAsia="Arial" w:cs="Arial"/>
          <w:i w:val="0"/>
          <w:iCs w:val="0"/>
          <w:caps w:val="0"/>
          <w:color w:val="1A1A1A"/>
          <w:spacing w:val="7"/>
          <w:sz w:val="21"/>
          <w:szCs w:val="21"/>
          <w:u w:val="none"/>
          <w:bdr w:val="none" w:color="auto" w:sz="0" w:space="0"/>
          <w:shd w:val="clear" w:fill="E0E6EB"/>
        </w:rPr>
        <w:t>Research Peptides and Nootropics | Bc9.co</w:t>
      </w:r>
      <w:r>
        <w:rPr>
          <w:rFonts w:hint="default" w:ascii="Arial" w:hAnsi="Arial" w:eastAsia="Arial" w:cs="Arial"/>
          <w:i w:val="0"/>
          <w:iCs w:val="0"/>
          <w:caps w:val="0"/>
          <w:color w:val="1A1A1A"/>
          <w:spacing w:val="7"/>
          <w:kern w:val="0"/>
          <w:sz w:val="21"/>
          <w:szCs w:val="21"/>
          <w:u w:val="none"/>
          <w:bdr w:val="none" w:color="auto" w:sz="0" w:space="0"/>
          <w:shd w:val="clear" w:fill="E0E6EB"/>
          <w:lang w:val="en-US" w:eastAsia="zh-CN" w:bidi="ar"/>
        </w:rPr>
        <w:fldChar w:fldCharType="end"/>
      </w:r>
    </w:p>
    <w:p w14:paraId="071A1508">
      <w:pPr>
        <w:keepNext w:val="0"/>
        <w:keepLines w:val="0"/>
        <w:widowControl/>
        <w:suppressLineNumbers w:val="0"/>
        <w:pBdr>
          <w:top w:val="none" w:color="auto" w:sz="0" w:space="0"/>
          <w:left w:val="none" w:color="auto" w:sz="0" w:space="0"/>
          <w:bottom w:val="none" w:color="auto" w:sz="0" w:space="0"/>
          <w:right w:val="none" w:color="auto" w:sz="0" w:space="0"/>
        </w:pBdr>
        <w:shd w:val="clear" w:fill="E0E6EB"/>
        <w:spacing w:before="48" w:beforeAutospacing="0" w:after="0" w:afterAutospacing="0" w:line="315"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E0E6EB"/>
          <w:lang w:val="en-US" w:eastAsia="zh-CN" w:bidi="ar"/>
        </w:rPr>
        <w:t>Shop a wide range of peptides, nootropics, and research compounds at BC9. Quality-tested products designed for scientific and research use.</w:t>
      </w:r>
    </w:p>
    <w:p w14:paraId="25C1E7E0">
      <w:pPr>
        <w:keepNext w:val="0"/>
        <w:keepLines w:val="0"/>
        <w:widowControl/>
        <w:suppressLineNumbers w:val="0"/>
        <w:pBdr>
          <w:top w:val="none" w:color="auto" w:sz="0" w:space="0"/>
          <w:left w:val="none" w:color="auto" w:sz="0" w:space="0"/>
          <w:bottom w:val="none" w:color="auto" w:sz="0" w:space="0"/>
          <w:right w:val="none" w:color="auto" w:sz="0" w:space="0"/>
        </w:pBdr>
        <w:shd w:val="clear" w:fill="E0E6EB"/>
        <w:spacing w:before="48" w:beforeAutospacing="0" w:after="0" w:afterAutospacing="0" w:line="173" w:lineRule="atLeast"/>
        <w:ind w:left="0" w:right="48" w:firstLine="0"/>
        <w:jc w:val="left"/>
        <w:rPr>
          <w:rFonts w:hint="default" w:ascii="Arial" w:hAnsi="Arial" w:eastAsia="Arial" w:cs="Arial"/>
          <w:b/>
          <w:bCs/>
          <w:i w:val="0"/>
          <w:iCs w:val="0"/>
          <w:caps w:val="0"/>
          <w:color w:val="1A1A1A"/>
          <w:spacing w:val="7"/>
          <w:sz w:val="21"/>
          <w:szCs w:val="21"/>
        </w:rPr>
      </w:pPr>
      <w:r>
        <w:rPr>
          <w:rFonts w:hint="default" w:ascii="Arial" w:hAnsi="Arial" w:eastAsia="Arial" w:cs="Arial"/>
          <w:b/>
          <w:bCs/>
          <w:i w:val="0"/>
          <w:iCs w:val="0"/>
          <w:caps w:val="0"/>
          <w:color w:val="1A1A1A"/>
          <w:spacing w:val="7"/>
          <w:kern w:val="0"/>
          <w:sz w:val="21"/>
          <w:szCs w:val="21"/>
          <w:bdr w:val="none" w:color="auto" w:sz="0" w:space="0"/>
          <w:shd w:val="clear" w:fill="E0E6EB"/>
          <w:lang w:val="en-US" w:eastAsia="zh-CN" w:bidi="ar"/>
        </w:rPr>
        <w:t>BC9</w:t>
      </w:r>
    </w:p>
    <w:p w14:paraId="20B50615">
      <w:pPr>
        <w:keepNext w:val="0"/>
        <w:keepLines w:val="0"/>
        <w:widowControl/>
        <w:suppressLineNumbers w:val="0"/>
        <w:pBdr>
          <w:top w:val="none" w:color="auto" w:sz="0" w:space="0"/>
          <w:left w:val="none" w:color="auto" w:sz="0" w:space="0"/>
          <w:bottom w:val="none" w:color="auto" w:sz="0" w:space="0"/>
          <w:right w:val="none" w:color="auto" w:sz="0" w:space="0"/>
        </w:pBdr>
        <w:shd w:val="clear" w:fill="E0E6EB"/>
        <w:spacing w:before="192" w:beforeAutospacing="0" w:after="0"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E0E6EB"/>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E0E6EB"/>
          <w:lang w:val="en-US" w:eastAsia="zh-CN" w:bidi="ar"/>
        </w:rPr>
        <w:instrText xml:space="preserve"> HYPERLINK "https://purerawz.co/" \t "https://www.upwork.com/ab/messages/rooms/_blank" </w:instrText>
      </w:r>
      <w:r>
        <w:rPr>
          <w:rFonts w:hint="default" w:ascii="Arial" w:hAnsi="Arial" w:eastAsia="Arial" w:cs="Arial"/>
          <w:i w:val="0"/>
          <w:iCs w:val="0"/>
          <w:caps w:val="0"/>
          <w:color w:val="1A1A1A"/>
          <w:spacing w:val="7"/>
          <w:kern w:val="0"/>
          <w:sz w:val="21"/>
          <w:szCs w:val="21"/>
          <w:u w:val="none"/>
          <w:bdr w:val="none" w:color="auto" w:sz="0" w:space="0"/>
          <w:shd w:val="clear" w:fill="E0E6EB"/>
          <w:lang w:val="en-US" w:eastAsia="zh-CN" w:bidi="ar"/>
        </w:rPr>
        <w:fldChar w:fldCharType="separate"/>
      </w:r>
      <w:r>
        <w:rPr>
          <w:rStyle w:val="5"/>
          <w:rFonts w:hint="default" w:ascii="Arial" w:hAnsi="Arial" w:eastAsia="Arial" w:cs="Arial"/>
          <w:i w:val="0"/>
          <w:iCs w:val="0"/>
          <w:caps w:val="0"/>
          <w:color w:val="1A1A1A"/>
          <w:spacing w:val="7"/>
          <w:sz w:val="21"/>
          <w:szCs w:val="21"/>
          <w:u w:val="none"/>
          <w:bdr w:val="none" w:color="auto" w:sz="0" w:space="0"/>
          <w:shd w:val="clear" w:fill="E0E6EB"/>
        </w:rPr>
        <w:t>PureRawz | Buy SARMs, Peptides &amp; Nootropics For Research</w:t>
      </w:r>
      <w:r>
        <w:rPr>
          <w:rFonts w:hint="default" w:ascii="Arial" w:hAnsi="Arial" w:eastAsia="Arial" w:cs="Arial"/>
          <w:i w:val="0"/>
          <w:iCs w:val="0"/>
          <w:caps w:val="0"/>
          <w:color w:val="1A1A1A"/>
          <w:spacing w:val="7"/>
          <w:kern w:val="0"/>
          <w:sz w:val="21"/>
          <w:szCs w:val="21"/>
          <w:u w:val="none"/>
          <w:bdr w:val="none" w:color="auto" w:sz="0" w:space="0"/>
          <w:shd w:val="clear" w:fill="E0E6EB"/>
          <w:lang w:val="en-US" w:eastAsia="zh-CN" w:bidi="ar"/>
        </w:rPr>
        <w:fldChar w:fldCharType="end"/>
      </w:r>
    </w:p>
    <w:p w14:paraId="18327C17">
      <w:pPr>
        <w:keepNext w:val="0"/>
        <w:keepLines w:val="0"/>
        <w:widowControl/>
        <w:suppressLineNumbers w:val="0"/>
        <w:pBdr>
          <w:top w:val="none" w:color="auto" w:sz="0" w:space="0"/>
          <w:left w:val="none" w:color="auto" w:sz="0" w:space="0"/>
          <w:bottom w:val="none" w:color="auto" w:sz="0" w:space="0"/>
          <w:right w:val="none" w:color="auto" w:sz="0" w:space="0"/>
        </w:pBdr>
        <w:shd w:val="clear" w:fill="E0E6EB"/>
        <w:spacing w:before="48" w:beforeAutospacing="0" w:after="0" w:afterAutospacing="0" w:line="315"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E0E6EB"/>
          <w:lang w:val="en-US" w:eastAsia="zh-CN" w:bidi="ar"/>
        </w:rPr>
        <w:t>Shop high-purity SARMs, peptides, and nootropics for laboratory research at PureRawz . USA-made compounds, third-party tested, COA verified, and fast shipping.</w:t>
      </w:r>
    </w:p>
    <w:p w14:paraId="605CF0C6">
      <w:pPr>
        <w:keepNext w:val="0"/>
        <w:keepLines w:val="0"/>
        <w:widowControl/>
        <w:suppressLineNumbers w:val="0"/>
        <w:pBdr>
          <w:top w:val="none" w:color="auto" w:sz="0" w:space="0"/>
          <w:left w:val="none" w:color="auto" w:sz="0" w:space="0"/>
          <w:bottom w:val="none" w:color="auto" w:sz="0" w:space="0"/>
          <w:right w:val="none" w:color="auto" w:sz="0" w:space="0"/>
        </w:pBdr>
        <w:shd w:val="clear" w:fill="E0E6EB"/>
        <w:spacing w:before="48" w:beforeAutospacing="0" w:after="0" w:afterAutospacing="0" w:line="173" w:lineRule="atLeast"/>
        <w:ind w:left="0" w:right="48" w:firstLine="0"/>
        <w:jc w:val="left"/>
        <w:rPr>
          <w:rFonts w:hint="default" w:ascii="Arial" w:hAnsi="Arial" w:eastAsia="Arial" w:cs="Arial"/>
          <w:b/>
          <w:bCs/>
          <w:i w:val="0"/>
          <w:iCs w:val="0"/>
          <w:caps w:val="0"/>
          <w:color w:val="1A1A1A"/>
          <w:spacing w:val="7"/>
          <w:sz w:val="21"/>
          <w:szCs w:val="21"/>
        </w:rPr>
      </w:pPr>
      <w:r>
        <w:rPr>
          <w:rFonts w:hint="default" w:ascii="Arial" w:hAnsi="Arial" w:eastAsia="Arial" w:cs="Arial"/>
          <w:b/>
          <w:bCs/>
          <w:i w:val="0"/>
          <w:iCs w:val="0"/>
          <w:caps w:val="0"/>
          <w:color w:val="1A1A1A"/>
          <w:spacing w:val="7"/>
          <w:kern w:val="0"/>
          <w:sz w:val="21"/>
          <w:szCs w:val="21"/>
          <w:bdr w:val="none" w:color="auto" w:sz="0" w:space="0"/>
          <w:shd w:val="clear" w:fill="E0E6EB"/>
          <w:lang w:val="en-US" w:eastAsia="zh-CN" w:bidi="ar"/>
        </w:rPr>
        <w:t>https://purerawz.co</w:t>
      </w:r>
    </w:p>
    <w:p w14:paraId="572B28F5">
      <w:pPr>
        <w:keepNext w:val="0"/>
        <w:keepLines w:val="0"/>
        <w:widowControl/>
        <w:suppressLineNumbers w:val="0"/>
        <w:pBdr>
          <w:top w:val="none" w:color="auto" w:sz="0" w:space="0"/>
          <w:left w:val="none" w:color="auto" w:sz="0" w:space="0"/>
          <w:bottom w:val="none" w:color="auto" w:sz="0" w:space="0"/>
          <w:right w:val="none" w:color="auto" w:sz="0" w:space="0"/>
        </w:pBdr>
        <w:shd w:val="clear" w:fill="E0E6EB"/>
        <w:spacing w:before="192" w:beforeAutospacing="0" w:after="0"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E0E6EB"/>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E0E6EB"/>
          <w:lang w:val="en-US" w:eastAsia="zh-CN" w:bidi="ar"/>
        </w:rPr>
        <w:instrText xml:space="preserve"> HYPERLINK "https://rcd.bio/" \t "https://www.upwork.com/ab/messages/rooms/_blank" </w:instrText>
      </w:r>
      <w:r>
        <w:rPr>
          <w:rFonts w:hint="default" w:ascii="Arial" w:hAnsi="Arial" w:eastAsia="Arial" w:cs="Arial"/>
          <w:i w:val="0"/>
          <w:iCs w:val="0"/>
          <w:caps w:val="0"/>
          <w:color w:val="1A1A1A"/>
          <w:spacing w:val="7"/>
          <w:kern w:val="0"/>
          <w:sz w:val="21"/>
          <w:szCs w:val="21"/>
          <w:u w:val="none"/>
          <w:bdr w:val="none" w:color="auto" w:sz="0" w:space="0"/>
          <w:shd w:val="clear" w:fill="E0E6EB"/>
          <w:lang w:val="en-US" w:eastAsia="zh-CN" w:bidi="ar"/>
        </w:rPr>
        <w:fldChar w:fldCharType="separate"/>
      </w:r>
      <w:r>
        <w:rPr>
          <w:rStyle w:val="5"/>
          <w:rFonts w:hint="default" w:ascii="Arial" w:hAnsi="Arial" w:eastAsia="Arial" w:cs="Arial"/>
          <w:i w:val="0"/>
          <w:iCs w:val="0"/>
          <w:caps w:val="0"/>
          <w:color w:val="1A1A1A"/>
          <w:spacing w:val="7"/>
          <w:sz w:val="21"/>
          <w:szCs w:val="21"/>
          <w:u w:val="none"/>
          <w:bdr w:val="none" w:color="auto" w:sz="0" w:space="0"/>
          <w:shd w:val="clear" w:fill="E0E6EB"/>
        </w:rPr>
        <w:t>RCD Bio | Peptides for Sale | Buy Peptides Online | USA</w:t>
      </w:r>
      <w:r>
        <w:rPr>
          <w:rFonts w:hint="default" w:ascii="Arial" w:hAnsi="Arial" w:eastAsia="Arial" w:cs="Arial"/>
          <w:i w:val="0"/>
          <w:iCs w:val="0"/>
          <w:caps w:val="0"/>
          <w:color w:val="1A1A1A"/>
          <w:spacing w:val="7"/>
          <w:kern w:val="0"/>
          <w:sz w:val="21"/>
          <w:szCs w:val="21"/>
          <w:u w:val="none"/>
          <w:bdr w:val="none" w:color="auto" w:sz="0" w:space="0"/>
          <w:shd w:val="clear" w:fill="E0E6EB"/>
          <w:lang w:val="en-US" w:eastAsia="zh-CN" w:bidi="ar"/>
        </w:rPr>
        <w:fldChar w:fldCharType="end"/>
      </w:r>
    </w:p>
    <w:p w14:paraId="6FFE95EF">
      <w:pPr>
        <w:keepNext w:val="0"/>
        <w:keepLines w:val="0"/>
        <w:widowControl/>
        <w:suppressLineNumbers w:val="0"/>
        <w:pBdr>
          <w:top w:val="none" w:color="auto" w:sz="0" w:space="0"/>
          <w:left w:val="none" w:color="auto" w:sz="0" w:space="0"/>
          <w:bottom w:val="none" w:color="auto" w:sz="0" w:space="0"/>
          <w:right w:val="none" w:color="auto" w:sz="0" w:space="0"/>
        </w:pBdr>
        <w:shd w:val="clear" w:fill="E0E6EB"/>
        <w:spacing w:before="48" w:beforeAutospacing="0" w:after="0" w:afterAutospacing="0" w:line="315"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E0E6EB"/>
          <w:lang w:val="en-US" w:eastAsia="zh-CN" w:bidi="ar"/>
        </w:rPr>
        <w:t>Buy research peptides online from RCD Bio. COA-verified purity, best price and discreet insured shipping. Strictly for laboratory in vitro research use only.</w:t>
      </w:r>
    </w:p>
    <w:p w14:paraId="0D1F6314">
      <w:pPr>
        <w:keepNext w:val="0"/>
        <w:keepLines w:val="0"/>
        <w:widowControl/>
        <w:suppressLineNumbers w:val="0"/>
        <w:pBdr>
          <w:top w:val="none" w:color="auto" w:sz="0" w:space="0"/>
          <w:left w:val="none" w:color="auto" w:sz="0" w:space="0"/>
          <w:bottom w:val="none" w:color="auto" w:sz="0" w:space="0"/>
          <w:right w:val="none" w:color="auto" w:sz="0" w:space="0"/>
        </w:pBdr>
        <w:shd w:val="clear" w:fill="E0E6EB"/>
        <w:spacing w:before="48" w:beforeAutospacing="0" w:after="0" w:afterAutospacing="0" w:line="173" w:lineRule="atLeast"/>
        <w:ind w:left="0" w:right="48" w:firstLine="0"/>
        <w:jc w:val="left"/>
        <w:rPr>
          <w:rFonts w:hint="default" w:ascii="Arial" w:hAnsi="Arial" w:eastAsia="Arial" w:cs="Arial"/>
          <w:b/>
          <w:bCs/>
          <w:i w:val="0"/>
          <w:iCs w:val="0"/>
          <w:caps w:val="0"/>
          <w:color w:val="1A1A1A"/>
          <w:spacing w:val="7"/>
          <w:sz w:val="21"/>
          <w:szCs w:val="21"/>
        </w:rPr>
      </w:pPr>
      <w:r>
        <w:rPr>
          <w:rFonts w:hint="default" w:ascii="Arial" w:hAnsi="Arial" w:eastAsia="Arial" w:cs="Arial"/>
          <w:b/>
          <w:bCs/>
          <w:i w:val="0"/>
          <w:iCs w:val="0"/>
          <w:caps w:val="0"/>
          <w:color w:val="1A1A1A"/>
          <w:spacing w:val="7"/>
          <w:kern w:val="0"/>
          <w:sz w:val="21"/>
          <w:szCs w:val="21"/>
          <w:bdr w:val="none" w:color="auto" w:sz="0" w:space="0"/>
          <w:shd w:val="clear" w:fill="E0E6EB"/>
          <w:lang w:val="en-US" w:eastAsia="zh-CN" w:bidi="ar"/>
        </w:rPr>
        <w:t>RCDBio</w:t>
      </w:r>
    </w:p>
    <w:p w14:paraId="103969C5">
      <w:pPr>
        <w:keepNext w:val="0"/>
        <w:keepLines w:val="0"/>
        <w:widowControl/>
        <w:suppressLineNumbers w:val="0"/>
        <w:pBdr>
          <w:top w:val="none" w:color="auto" w:sz="0" w:space="0"/>
          <w:left w:val="none" w:color="auto" w:sz="0" w:space="0"/>
          <w:bottom w:val="none" w:color="auto" w:sz="0" w:space="0"/>
          <w:right w:val="none" w:color="auto" w:sz="0" w:space="0"/>
        </w:pBdr>
        <w:shd w:val="clear" w:fill="E0E6EB"/>
        <w:spacing w:before="192" w:beforeAutospacing="0" w:after="0"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E0E6EB"/>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E0E6EB"/>
          <w:lang w:val="en-US" w:eastAsia="zh-CN" w:bidi="ar"/>
        </w:rPr>
        <w:instrText xml:space="preserve"> HYPERLINK "https://boostecomads.com/" \t "https://www.upwork.com/ab/messages/rooms/_blank" </w:instrText>
      </w:r>
      <w:r>
        <w:rPr>
          <w:rFonts w:hint="default" w:ascii="Arial" w:hAnsi="Arial" w:eastAsia="Arial" w:cs="Arial"/>
          <w:i w:val="0"/>
          <w:iCs w:val="0"/>
          <w:caps w:val="0"/>
          <w:color w:val="1A1A1A"/>
          <w:spacing w:val="7"/>
          <w:kern w:val="0"/>
          <w:sz w:val="21"/>
          <w:szCs w:val="21"/>
          <w:u w:val="none"/>
          <w:bdr w:val="none" w:color="auto" w:sz="0" w:space="0"/>
          <w:shd w:val="clear" w:fill="E0E6EB"/>
          <w:lang w:val="en-US" w:eastAsia="zh-CN" w:bidi="ar"/>
        </w:rPr>
        <w:fldChar w:fldCharType="separate"/>
      </w:r>
      <w:r>
        <w:rPr>
          <w:rStyle w:val="5"/>
          <w:rFonts w:hint="default" w:ascii="Arial" w:hAnsi="Arial" w:eastAsia="Arial" w:cs="Arial"/>
          <w:i w:val="0"/>
          <w:iCs w:val="0"/>
          <w:caps w:val="0"/>
          <w:color w:val="1A1A1A"/>
          <w:spacing w:val="7"/>
          <w:sz w:val="21"/>
          <w:szCs w:val="21"/>
          <w:u w:val="none"/>
          <w:bdr w:val="none" w:color="auto" w:sz="0" w:space="0"/>
          <w:shd w:val="clear" w:fill="E0E6EB"/>
        </w:rPr>
        <w:t>Boostecomads</w:t>
      </w:r>
      <w:r>
        <w:rPr>
          <w:rFonts w:hint="default" w:ascii="Arial" w:hAnsi="Arial" w:eastAsia="Arial" w:cs="Arial"/>
          <w:i w:val="0"/>
          <w:iCs w:val="0"/>
          <w:caps w:val="0"/>
          <w:color w:val="1A1A1A"/>
          <w:spacing w:val="7"/>
          <w:kern w:val="0"/>
          <w:sz w:val="21"/>
          <w:szCs w:val="21"/>
          <w:u w:val="none"/>
          <w:bdr w:val="none" w:color="auto" w:sz="0" w:space="0"/>
          <w:shd w:val="clear" w:fill="E0E6EB"/>
          <w:lang w:val="en-US" w:eastAsia="zh-CN" w:bidi="ar"/>
        </w:rPr>
        <w:fldChar w:fldCharType="end"/>
      </w:r>
    </w:p>
    <w:p w14:paraId="6576E3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48" w:firstLine="0"/>
        <w:jc w:val="left"/>
        <w:rPr>
          <w:rFonts w:hint="default" w:ascii="Arial" w:hAnsi="Arial" w:eastAsia="Arial" w:cs="Arial"/>
          <w:i w:val="0"/>
          <w:iCs w:val="0"/>
          <w:caps w:val="0"/>
          <w:color w:val="1A1A1A"/>
          <w:spacing w:val="7"/>
          <w:sz w:val="18"/>
          <w:szCs w:val="18"/>
        </w:rPr>
      </w:pPr>
      <w:r>
        <w:rPr>
          <w:rFonts w:hint="default" w:ascii="Arial" w:hAnsi="Arial" w:eastAsia="Arial" w:cs="Arial"/>
          <w:i w:val="0"/>
          <w:iCs w:val="0"/>
          <w:caps w:val="0"/>
          <w:color w:val="1A1A1A"/>
          <w:spacing w:val="7"/>
          <w:kern w:val="0"/>
          <w:sz w:val="18"/>
          <w:szCs w:val="18"/>
          <w:bdr w:val="none" w:color="auto" w:sz="0" w:space="0"/>
          <w:shd w:val="clear" w:fill="FFFFFF"/>
          <w:lang w:val="en-US" w:eastAsia="zh-CN" w:bidi="ar"/>
        </w:rPr>
        <w:t xml:space="preserve">Imran%20Nasir%20wordpress%20Portfolio.pdf </w:t>
      </w:r>
    </w:p>
    <w:p w14:paraId="390615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instrText xml:space="preserve"> HYPERLINK "https://www.upwork.com/nx/proposals/att/download/room_446a1ecfba205541737c8cdf4c42b75b/2cd99d31-ae53-4df3-8ef8-872497aa0b88" </w:instrTex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i w:val="0"/>
          <w:iCs w:val="0"/>
          <w:caps w:val="0"/>
          <w:color w:val="1A1A1A"/>
          <w:spacing w:val="7"/>
          <w:sz w:val="21"/>
          <w:szCs w:val="21"/>
          <w:u w:val="none"/>
          <w:shd w:val="clear" w:fill="FFFFFF"/>
        </w:rPr>
        <w:t>Imran%20Nasir%20wordpress%20Portfolio.pdf</w: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end"/>
      </w:r>
    </w:p>
    <w:p w14:paraId="1945E37C">
      <w:pPr>
        <w:keepNext w:val="0"/>
        <w:keepLines w:val="0"/>
        <w:widowControl/>
        <w:suppressLineNumbers w:val="0"/>
        <w:pBdr>
          <w:top w:val="none" w:color="auto" w:sz="0" w:space="0"/>
          <w:left w:val="none" w:color="auto" w:sz="0" w:space="0"/>
          <w:bottom w:val="none" w:color="auto" w:sz="0" w:space="0"/>
        </w:pBdr>
        <w:shd w:val="clear" w:fill="FFFFFF"/>
        <w:spacing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60 kB</w:t>
      </w:r>
    </w:p>
    <w:p w14:paraId="357DC7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9:56 AM</w:t>
      </w:r>
    </w:p>
    <w:p w14:paraId="056977AB">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 xml:space="preserve">Hi </w:t>
      </w:r>
      <w:r>
        <w:rPr>
          <w:rFonts w:hint="default" w:ascii="Arial" w:hAnsi="Arial" w:eastAsia="Arial" w:cs="Arial"/>
          <w:i w:val="0"/>
          <w:iCs w:val="0"/>
          <w:caps w:val="0"/>
          <w:color w:val="1A1A1A"/>
          <w:spacing w:val="5"/>
          <w:sz w:val="21"/>
          <w:szCs w:val="21"/>
          <w:shd w:val="clear" w:fill="FFFFFF"/>
        </w:rPr>
        <w:t>Georgia Nnabuihe</w:t>
      </w:r>
      <w:r>
        <w:rPr>
          <w:rFonts w:hint="default" w:ascii="Arial" w:hAnsi="Arial" w:eastAsia="Arial" w:cs="Arial"/>
          <w:i w:val="0"/>
          <w:iCs w:val="0"/>
          <w:caps w:val="0"/>
          <w:color w:val="1A1A1A"/>
          <w:spacing w:val="7"/>
          <w:sz w:val="21"/>
          <w:szCs w:val="21"/>
          <w:shd w:val="clear" w:fill="FFFFFF"/>
        </w:rPr>
        <w:t>, hope you're doing well.</w:t>
      </w:r>
    </w:p>
    <w:p w14:paraId="716F8465">
      <w:pPr>
        <w:pStyle w:val="6"/>
        <w:keepNext w:val="0"/>
        <w:keepLines w:val="0"/>
        <w:widowControl/>
        <w:suppressLineNumbers w:val="0"/>
        <w:spacing w:before="96" w:beforeAutospacing="0" w:after="0" w:afterAutospacing="0" w:line="18" w:lineRule="atLeast"/>
        <w:ind w:left="0" w:right="48"/>
      </w:pPr>
    </w:p>
    <w:p w14:paraId="5F0B6795">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Thanks for the invitation. I'd be happy to discuss the best approach for your WooCommerce and Tutor LMS integration and answer any questions you may have.</w:t>
      </w:r>
    </w:p>
    <w:p w14:paraId="4E72DE15">
      <w:pPr>
        <w:pStyle w:val="6"/>
        <w:keepNext w:val="0"/>
        <w:keepLines w:val="0"/>
        <w:widowControl/>
        <w:suppressLineNumbers w:val="0"/>
        <w:spacing w:before="96" w:beforeAutospacing="0" w:after="0" w:afterAutospacing="0" w:line="18" w:lineRule="atLeast"/>
        <w:ind w:left="0" w:right="48"/>
      </w:pPr>
    </w:p>
    <w:p w14:paraId="236A9797">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Looking forward to hearing from you.</w:t>
      </w:r>
    </w:p>
    <w:p w14:paraId="6F0CC0C8">
      <w:pPr>
        <w:pStyle w:val="6"/>
        <w:keepNext w:val="0"/>
        <w:keepLines w:val="0"/>
        <w:widowControl/>
        <w:suppressLineNumbers w:val="0"/>
        <w:spacing w:before="96" w:beforeAutospacing="0" w:after="0" w:afterAutospacing="0" w:line="18" w:lineRule="atLeast"/>
        <w:ind w:left="0" w:right="48"/>
      </w:pPr>
    </w:p>
    <w:p w14:paraId="3E2510FB">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Best,</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Imran Nasir</w:t>
      </w:r>
    </w:p>
    <w:p w14:paraId="7D211806">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I'm sharing my scheduler below please select the timeslot which works best for you so that I can understand your requirements in more details.</w:t>
      </w:r>
    </w:p>
    <w:p w14:paraId="3694CBF1">
      <w:pPr>
        <w:pStyle w:val="6"/>
        <w:keepNext w:val="0"/>
        <w:keepLines w:val="0"/>
        <w:widowControl/>
        <w:suppressLineNumbers w:val="0"/>
        <w:spacing w:before="0" w:beforeAutospacing="0" w:after="48" w:afterAutospacing="0" w:line="264" w:lineRule="atLeast"/>
        <w:ind w:left="0" w:right="48"/>
      </w:pPr>
      <w:r>
        <w:rPr>
          <w:rStyle w:val="7"/>
          <w:rFonts w:hint="default" w:ascii="Arial" w:hAnsi="Arial" w:eastAsia="Arial" w:cs="Arial"/>
          <w:i w:val="0"/>
          <w:iCs w:val="0"/>
          <w:caps w:val="0"/>
          <w:color w:val="1A1A1A"/>
          <w:spacing w:val="7"/>
          <w:sz w:val="21"/>
          <w:szCs w:val="21"/>
          <w:shd w:val="clear" w:fill="FFFFFF"/>
        </w:rPr>
        <w:t>Imran Nasir</w:t>
      </w:r>
      <w:r>
        <w:rPr>
          <w:rFonts w:hint="default" w:ascii="Arial" w:hAnsi="Arial" w:eastAsia="Arial" w:cs="Arial"/>
          <w:i w:val="0"/>
          <w:iCs w:val="0"/>
          <w:caps w:val="0"/>
          <w:color w:val="1A1A1A"/>
          <w:spacing w:val="7"/>
          <w:sz w:val="21"/>
          <w:szCs w:val="21"/>
          <w:shd w:val="clear" w:fill="FFFFFF"/>
        </w:rPr>
        <w:t xml:space="preserve"> wants to schedule a 30-minute meeting</w:t>
      </w:r>
    </w:p>
    <w:p w14:paraId="7BF923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18"/>
          <w:szCs w:val="18"/>
          <w:shd w:val="clear" w:fill="FFFFFF"/>
          <w:lang w:val="en-US" w:eastAsia="zh-CN" w:bidi="ar"/>
        </w:rPr>
        <w:t>9:57 AM</w:t>
      </w:r>
    </w:p>
    <w:p w14:paraId="1E872118">
      <w:pPr>
        <w:pStyle w:val="6"/>
        <w:keepNext w:val="0"/>
        <w:keepLines w:val="0"/>
        <w:widowControl/>
        <w:suppressLineNumbers w:val="0"/>
        <w:spacing w:before="96" w:beforeAutospacing="0" w:after="96" w:afterAutospacing="0" w:line="264" w:lineRule="atLeast"/>
        <w:ind w:left="0" w:right="48"/>
      </w:pPr>
      <w:r>
        <w:rPr>
          <w:rFonts w:hint="default" w:ascii="Arial" w:hAnsi="Arial" w:eastAsia="Arial" w:cs="Arial"/>
          <w:i w:val="0"/>
          <w:iCs w:val="0"/>
          <w:caps w:val="0"/>
          <w:color w:val="1A1A1A"/>
          <w:spacing w:val="7"/>
          <w:sz w:val="21"/>
          <w:szCs w:val="21"/>
          <w:shd w:val="clear" w:fill="FFFFFF"/>
        </w:rPr>
        <w:t>Waiting for others to pick a date and time. Preview what your booking page looks like.</w:t>
      </w:r>
    </w:p>
    <w:p w14:paraId="58A89A8A">
      <w:pPr>
        <w:keepNext w:val="0"/>
        <w:keepLines w:val="0"/>
        <w:widowControl/>
        <w:suppressLineNumbers w:val="0"/>
        <w:pBdr>
          <w:top w:val="none" w:color="auto" w:sz="0" w:space="0"/>
          <w:left w:val="none" w:color="auto" w:sz="0" w:space="0"/>
          <w:bottom w:val="none" w:color="auto" w:sz="0" w:space="0"/>
        </w:pBdr>
        <w:shd w:val="clear" w:fill="FFFFFF"/>
        <w:spacing w:before="0" w:beforeAutospacing="0"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t>Preview booking page</w:t>
      </w:r>
    </w:p>
    <w:p w14:paraId="3E7582DE">
      <w:pPr>
        <w:keepNext w:val="0"/>
        <w:keepLines w:val="0"/>
        <w:widowControl/>
        <w:suppressLineNumbers w:val="0"/>
        <w:pBdr>
          <w:top w:val="none" w:color="auto" w:sz="0" w:space="0"/>
          <w:bottom w:val="none" w:color="auto" w:sz="0" w:space="0"/>
        </w:pBdr>
        <w:shd w:val="clear" w:fill="FFFFFF"/>
        <w:spacing w:before="96" w:beforeAutospacing="0" w:after="48" w:afterAutospacing="0" w:line="264" w:lineRule="atLeast"/>
        <w:ind w:left="0" w:firstLine="0"/>
        <w:jc w:val="left"/>
        <w:rPr>
          <w:rFonts w:hint="default" w:ascii="Arial" w:hAnsi="Arial" w:eastAsia="Arial" w:cs="Arial"/>
          <w:i w:val="0"/>
          <w:iCs w:val="0"/>
          <w:caps w:val="0"/>
          <w:color w:val="656D7B"/>
          <w:spacing w:val="7"/>
          <w:sz w:val="21"/>
          <w:szCs w:val="21"/>
        </w:rPr>
      </w:pPr>
      <w:r>
        <w:rPr>
          <w:rFonts w:hint="default" w:ascii="Arial" w:hAnsi="Arial" w:eastAsia="Arial" w:cs="Arial"/>
          <w:i w:val="0"/>
          <w:iCs w:val="0"/>
          <w:caps w:val="0"/>
          <w:color w:val="656D7B"/>
          <w:spacing w:val="7"/>
          <w:kern w:val="0"/>
          <w:sz w:val="21"/>
          <w:szCs w:val="21"/>
          <w:bdr w:val="none" w:color="auto" w:sz="0" w:space="0"/>
          <w:shd w:val="clear" w:fill="FFFFFF"/>
          <w:lang w:val="en-US" w:eastAsia="zh-CN" w:bidi="ar"/>
        </w:rPr>
        <w:t>Thursday, Aug 06</w:t>
      </w:r>
    </w:p>
    <w:p w14:paraId="66780044">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5A7266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3:25 AM</w:t>
      </w:r>
    </w:p>
    <w:p w14:paraId="1C7B9CD1">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Imran, you asked some good questions and provided good feedback. I will respond shortly. Thank you</w:t>
      </w:r>
    </w:p>
    <w:p w14:paraId="717E26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3:27 AM</w:t>
      </w:r>
    </w:p>
    <w:p w14:paraId="3240EED8">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 xml:space="preserve">Sure </w:t>
      </w:r>
      <w:r>
        <w:rPr>
          <w:rFonts w:hint="default" w:ascii="Arial" w:hAnsi="Arial" w:eastAsia="Arial" w:cs="Arial"/>
          <w:i w:val="0"/>
          <w:iCs w:val="0"/>
          <w:caps w:val="0"/>
          <w:color w:val="1A1A1A"/>
          <w:spacing w:val="5"/>
          <w:sz w:val="21"/>
          <w:szCs w:val="21"/>
          <w:shd w:val="clear" w:fill="FFFFFF"/>
        </w:rPr>
        <w:t>Georgia Nnabuihe</w:t>
      </w:r>
      <w:r>
        <w:rPr>
          <w:rFonts w:hint="default" w:ascii="Arial" w:hAnsi="Arial" w:eastAsia="Arial" w:cs="Arial"/>
          <w:i w:val="0"/>
          <w:iCs w:val="0"/>
          <w:caps w:val="0"/>
          <w:color w:val="1A1A1A"/>
          <w:spacing w:val="7"/>
          <w:sz w:val="21"/>
          <w:szCs w:val="21"/>
          <w:shd w:val="clear" w:fill="FFFFFF"/>
        </w:rPr>
        <w:t xml:space="preserve"> Looking forward to it.</w:t>
      </w:r>
    </w:p>
    <w:p w14:paraId="157AE92B">
      <w:pPr>
        <w:keepNext w:val="0"/>
        <w:keepLines w:val="0"/>
        <w:widowControl/>
        <w:suppressLineNumbers w:val="0"/>
        <w:pBdr>
          <w:top w:val="none" w:color="auto" w:sz="0" w:space="0"/>
          <w:bottom w:val="none" w:color="auto" w:sz="0" w:space="0"/>
        </w:pBdr>
        <w:shd w:val="clear" w:fill="FFFFFF"/>
        <w:spacing w:before="96" w:beforeAutospacing="0" w:after="48" w:afterAutospacing="0" w:line="264" w:lineRule="atLeast"/>
        <w:ind w:left="0" w:firstLine="0"/>
        <w:jc w:val="left"/>
        <w:rPr>
          <w:rFonts w:hint="default" w:ascii="Arial" w:hAnsi="Arial" w:eastAsia="Arial" w:cs="Arial"/>
          <w:i w:val="0"/>
          <w:iCs w:val="0"/>
          <w:caps w:val="0"/>
          <w:color w:val="656D7B"/>
          <w:spacing w:val="7"/>
          <w:sz w:val="21"/>
          <w:szCs w:val="21"/>
        </w:rPr>
      </w:pPr>
      <w:r>
        <w:rPr>
          <w:rFonts w:hint="default" w:ascii="Arial" w:hAnsi="Arial" w:eastAsia="Arial" w:cs="Arial"/>
          <w:i w:val="0"/>
          <w:iCs w:val="0"/>
          <w:caps w:val="0"/>
          <w:color w:val="656D7B"/>
          <w:spacing w:val="7"/>
          <w:kern w:val="0"/>
          <w:sz w:val="21"/>
          <w:szCs w:val="21"/>
          <w:bdr w:val="none" w:color="auto" w:sz="0" w:space="0"/>
          <w:shd w:val="clear" w:fill="FFFFFF"/>
          <w:lang w:val="en-US" w:eastAsia="zh-CN" w:bidi="ar"/>
        </w:rPr>
        <w:t>Friday, Aug 07</w:t>
      </w:r>
    </w:p>
    <w:p w14:paraId="5BD8DD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5:34 PM</w:t>
      </w:r>
    </w:p>
    <w:p w14:paraId="225AFCC8">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 xml:space="preserve">Hi </w:t>
      </w:r>
      <w:r>
        <w:rPr>
          <w:rFonts w:hint="default" w:ascii="Arial" w:hAnsi="Arial" w:eastAsia="Arial" w:cs="Arial"/>
          <w:i w:val="0"/>
          <w:iCs w:val="0"/>
          <w:caps w:val="0"/>
          <w:color w:val="1A1A1A"/>
          <w:spacing w:val="5"/>
          <w:sz w:val="21"/>
          <w:szCs w:val="21"/>
          <w:shd w:val="clear" w:fill="FFFFFF"/>
        </w:rPr>
        <w:t>Georgia Nnabuihe</w:t>
      </w:r>
      <w:r>
        <w:rPr>
          <w:rFonts w:hint="default" w:ascii="Arial" w:hAnsi="Arial" w:eastAsia="Arial" w:cs="Arial"/>
          <w:i w:val="0"/>
          <w:iCs w:val="0"/>
          <w:caps w:val="0"/>
          <w:color w:val="1A1A1A"/>
          <w:spacing w:val="7"/>
          <w:sz w:val="21"/>
          <w:szCs w:val="21"/>
          <w:shd w:val="clear" w:fill="FFFFFF"/>
        </w:rPr>
        <w:t>, I hope you’re doing well.</w:t>
      </w:r>
    </w:p>
    <w:p w14:paraId="7BB6FC8D">
      <w:pPr>
        <w:pStyle w:val="6"/>
        <w:keepNext w:val="0"/>
        <w:keepLines w:val="0"/>
        <w:widowControl/>
        <w:suppressLineNumbers w:val="0"/>
        <w:spacing w:before="96" w:beforeAutospacing="0" w:after="0" w:afterAutospacing="0" w:line="18" w:lineRule="atLeast"/>
        <w:ind w:left="0" w:right="48"/>
      </w:pPr>
    </w:p>
    <w:p w14:paraId="2CFFA90D">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 just wanted to follow up and kindly ask if there have been any updates regarding the project. Whenever you have a moment, I’d be grateful to hear from you.</w:t>
      </w:r>
    </w:p>
    <w:p w14:paraId="65DB8D85">
      <w:pPr>
        <w:pStyle w:val="6"/>
        <w:keepNext w:val="0"/>
        <w:keepLines w:val="0"/>
        <w:widowControl/>
        <w:suppressLineNumbers w:val="0"/>
        <w:spacing w:before="96" w:beforeAutospacing="0" w:after="0" w:afterAutospacing="0" w:line="18" w:lineRule="atLeast"/>
        <w:ind w:left="0" w:right="48"/>
      </w:pPr>
    </w:p>
    <w:p w14:paraId="694CD7BF">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Best regards,</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Imran Nasir</w:t>
      </w:r>
    </w:p>
    <w:p w14:paraId="335B536C">
      <w:pPr>
        <w:keepNext w:val="0"/>
        <w:keepLines w:val="0"/>
        <w:widowControl/>
        <w:suppressLineNumbers w:val="0"/>
        <w:pBdr>
          <w:top w:val="none" w:color="auto" w:sz="0" w:space="0"/>
          <w:bottom w:val="none" w:color="auto" w:sz="0" w:space="0"/>
        </w:pBdr>
        <w:shd w:val="clear" w:fill="FFFFFF"/>
        <w:spacing w:before="96" w:beforeAutospacing="0" w:after="48" w:afterAutospacing="0" w:line="264" w:lineRule="atLeast"/>
        <w:ind w:left="0" w:firstLine="0"/>
        <w:jc w:val="left"/>
        <w:rPr>
          <w:rFonts w:hint="default" w:ascii="Arial" w:hAnsi="Arial" w:eastAsia="Arial" w:cs="Arial"/>
          <w:i w:val="0"/>
          <w:iCs w:val="0"/>
          <w:caps w:val="0"/>
          <w:color w:val="656D7B"/>
          <w:spacing w:val="7"/>
          <w:sz w:val="21"/>
          <w:szCs w:val="21"/>
        </w:rPr>
      </w:pPr>
      <w:r>
        <w:rPr>
          <w:rFonts w:hint="default" w:ascii="Arial" w:hAnsi="Arial" w:eastAsia="Arial" w:cs="Arial"/>
          <w:i w:val="0"/>
          <w:iCs w:val="0"/>
          <w:caps w:val="0"/>
          <w:color w:val="656D7B"/>
          <w:spacing w:val="7"/>
          <w:kern w:val="0"/>
          <w:sz w:val="21"/>
          <w:szCs w:val="21"/>
          <w:bdr w:val="none" w:color="auto" w:sz="0" w:space="0"/>
          <w:shd w:val="clear" w:fill="FFFFFF"/>
          <w:lang w:val="en-US" w:eastAsia="zh-CN" w:bidi="ar"/>
        </w:rPr>
        <w:t>Sunday, Aug 09</w:t>
      </w:r>
    </w:p>
    <w:p w14:paraId="071C301C">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6E11FF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4:13 AM</w:t>
      </w:r>
    </w:p>
    <w:p w14:paraId="19F53414">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"Hello Imran, Thank you so much for your excellent proposal and for taking the time to review our project requirements for the ShininChrist Academy.We have received an overwhelming amount of high-quality responses for this build. We are currently moving into the first round of technical vetting with our initial shortlist to prepare for our August 17th, 2026 development kickoff.We are keeping your proposal active and on hold in our queue. If our project scope expands or if we require additional specialized engineering support during subsequent milestones, we will reach out to you directly right here.We highly appreciate your professionalism and interest in supporting the global work of ShininChrist Ministry. Warm regards, Georgia "Mercy" Nnabuihe</w:t>
      </w:r>
    </w:p>
    <w:p w14:paraId="6471A674">
      <w:pPr>
        <w:keepNext w:val="0"/>
        <w:keepLines w:val="0"/>
        <w:widowControl/>
        <w:suppressLineNumbers w:val="0"/>
        <w:pBdr>
          <w:top w:val="none" w:color="auto" w:sz="0" w:space="0"/>
          <w:bottom w:val="none" w:color="auto" w:sz="0" w:space="0"/>
        </w:pBdr>
        <w:shd w:val="clear" w:fill="FFFFFF"/>
        <w:spacing w:before="96" w:beforeAutospacing="0" w:after="48" w:afterAutospacing="0" w:line="264" w:lineRule="atLeast"/>
        <w:ind w:left="0" w:firstLine="0"/>
        <w:jc w:val="left"/>
        <w:rPr>
          <w:rFonts w:hint="default" w:ascii="Arial" w:hAnsi="Arial" w:eastAsia="Arial" w:cs="Arial"/>
          <w:i w:val="0"/>
          <w:iCs w:val="0"/>
          <w:caps w:val="0"/>
          <w:color w:val="656D7B"/>
          <w:spacing w:val="7"/>
          <w:sz w:val="21"/>
          <w:szCs w:val="21"/>
        </w:rPr>
      </w:pPr>
      <w:r>
        <w:rPr>
          <w:rFonts w:hint="default" w:ascii="Arial" w:hAnsi="Arial" w:eastAsia="Arial" w:cs="Arial"/>
          <w:i w:val="0"/>
          <w:iCs w:val="0"/>
          <w:caps w:val="0"/>
          <w:color w:val="656D7B"/>
          <w:spacing w:val="7"/>
          <w:kern w:val="0"/>
          <w:sz w:val="21"/>
          <w:szCs w:val="21"/>
          <w:bdr w:val="none" w:color="auto" w:sz="0" w:space="0"/>
          <w:shd w:val="clear" w:fill="FFFFFF"/>
          <w:lang w:val="en-US" w:eastAsia="zh-CN" w:bidi="ar"/>
        </w:rPr>
        <w:t>Monday, Aug 10</w:t>
      </w:r>
    </w:p>
    <w:p w14:paraId="6D48C3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12:26 PM</w:t>
      </w:r>
    </w:p>
    <w:p w14:paraId="2144E5C3">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 xml:space="preserve">Hi </w:t>
      </w:r>
      <w:r>
        <w:rPr>
          <w:rFonts w:hint="default" w:ascii="Arial" w:hAnsi="Arial" w:eastAsia="Arial" w:cs="Arial"/>
          <w:i w:val="0"/>
          <w:iCs w:val="0"/>
          <w:caps w:val="0"/>
          <w:color w:val="1A1A1A"/>
          <w:spacing w:val="5"/>
          <w:sz w:val="21"/>
          <w:szCs w:val="21"/>
          <w:shd w:val="clear" w:fill="FFFFFF"/>
        </w:rPr>
        <w:t>Georgia Nnabuihe</w:t>
      </w:r>
      <w:r>
        <w:rPr>
          <w:rFonts w:hint="default" w:ascii="Arial" w:hAnsi="Arial" w:eastAsia="Arial" w:cs="Arial"/>
          <w:i w:val="0"/>
          <w:iCs w:val="0"/>
          <w:caps w:val="0"/>
          <w:color w:val="1A1A1A"/>
          <w:spacing w:val="7"/>
          <w:sz w:val="21"/>
          <w:szCs w:val="21"/>
          <w:shd w:val="clear" w:fill="FFFFFF"/>
        </w:rPr>
        <w:t xml:space="preserve"> ! Thanks for your response and no worries. Please feel free to reach out whenever you need my assistance on your project. I will be more than happy to assist.</w:t>
      </w:r>
    </w:p>
    <w:p w14:paraId="3FE25197">
      <w:pPr>
        <w:pStyle w:val="6"/>
        <w:keepNext w:val="0"/>
        <w:keepLines w:val="0"/>
        <w:widowControl/>
        <w:suppressLineNumbers w:val="0"/>
        <w:spacing w:before="96" w:beforeAutospacing="0" w:after="0" w:afterAutospacing="0" w:line="18" w:lineRule="atLeast"/>
        <w:ind w:left="0" w:right="48"/>
      </w:pPr>
    </w:p>
    <w:p w14:paraId="4507FE29">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Looking forward to working with you!</w:t>
      </w:r>
    </w:p>
    <w:p w14:paraId="182B7CBC">
      <w:pPr>
        <w:pStyle w:val="6"/>
        <w:keepNext w:val="0"/>
        <w:keepLines w:val="0"/>
        <w:widowControl/>
        <w:suppressLineNumbers w:val="0"/>
        <w:spacing w:before="96" w:beforeAutospacing="0" w:after="0" w:afterAutospacing="0" w:line="18" w:lineRule="atLeast"/>
        <w:ind w:left="0" w:right="48"/>
      </w:pPr>
    </w:p>
    <w:p w14:paraId="1163BBF9">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Best Regards,</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Imran Nasir</w:t>
      </w:r>
    </w:p>
    <w:p w14:paraId="40B35155">
      <w:pPr>
        <w:keepNext w:val="0"/>
        <w:keepLines w:val="0"/>
        <w:widowControl/>
        <w:suppressLineNumbers w:val="0"/>
        <w:pBdr>
          <w:top w:val="none" w:color="auto" w:sz="0" w:space="0"/>
          <w:bottom w:val="none" w:color="auto" w:sz="0" w:space="0"/>
        </w:pBdr>
        <w:shd w:val="clear" w:fill="FFFFFF"/>
        <w:spacing w:before="96" w:beforeAutospacing="0" w:after="48" w:afterAutospacing="0" w:line="264" w:lineRule="atLeast"/>
        <w:ind w:left="0" w:firstLine="0"/>
        <w:jc w:val="left"/>
        <w:rPr>
          <w:rFonts w:hint="default" w:ascii="Arial" w:hAnsi="Arial" w:eastAsia="Arial" w:cs="Arial"/>
          <w:i w:val="0"/>
          <w:iCs w:val="0"/>
          <w:caps w:val="0"/>
          <w:color w:val="656D7B"/>
          <w:spacing w:val="7"/>
          <w:sz w:val="21"/>
          <w:szCs w:val="21"/>
        </w:rPr>
      </w:pPr>
      <w:r>
        <w:rPr>
          <w:rFonts w:hint="default" w:ascii="Arial" w:hAnsi="Arial" w:eastAsia="Arial" w:cs="Arial"/>
          <w:i w:val="0"/>
          <w:iCs w:val="0"/>
          <w:caps w:val="0"/>
          <w:color w:val="656D7B"/>
          <w:spacing w:val="7"/>
          <w:kern w:val="0"/>
          <w:sz w:val="21"/>
          <w:szCs w:val="21"/>
          <w:bdr w:val="none" w:color="auto" w:sz="0" w:space="0"/>
          <w:shd w:val="clear" w:fill="FFFFFF"/>
          <w:lang w:val="en-US" w:eastAsia="zh-CN" w:bidi="ar"/>
        </w:rPr>
        <w:t>Wednesday, Aug 19</w:t>
      </w:r>
    </w:p>
    <w:p w14:paraId="2E0AEF7C">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598A7D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2:37 AM</w:t>
      </w:r>
    </w:p>
    <w:p w14:paraId="7C99208A">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Hello Imran, I would like to schedule a meeting. Thank you</w:t>
      </w:r>
    </w:p>
    <w:p w14:paraId="07C756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2:58 AM</w:t>
      </w:r>
    </w:p>
    <w:p w14:paraId="1A11F037">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 xml:space="preserve">Hey </w:t>
      </w:r>
      <w:r>
        <w:rPr>
          <w:rFonts w:hint="default" w:ascii="Arial" w:hAnsi="Arial" w:eastAsia="Arial" w:cs="Arial"/>
          <w:i w:val="0"/>
          <w:iCs w:val="0"/>
          <w:caps w:val="0"/>
          <w:color w:val="1A1A1A"/>
          <w:spacing w:val="5"/>
          <w:sz w:val="21"/>
          <w:szCs w:val="21"/>
          <w:shd w:val="clear" w:fill="FFFFFF"/>
        </w:rPr>
        <w:t>Georgia Nnabuihe</w:t>
      </w:r>
    </w:p>
    <w:p w14:paraId="09319CA8">
      <w:pPr>
        <w:pStyle w:val="6"/>
        <w:keepNext w:val="0"/>
        <w:keepLines w:val="0"/>
        <w:widowControl/>
        <w:suppressLineNumbers w:val="0"/>
        <w:spacing w:before="96" w:beforeAutospacing="0" w:after="0" w:afterAutospacing="0" w:line="18" w:lineRule="atLeast"/>
        <w:ind w:left="0" w:right="48"/>
      </w:pPr>
    </w:p>
    <w:p w14:paraId="1CFD27D0">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Let me know if you are available right now for meeting, or I am sharing my schedular below , Please select a time slot that works best for you.</w:t>
      </w:r>
    </w:p>
    <w:p w14:paraId="02EDB846">
      <w:pPr>
        <w:pStyle w:val="6"/>
        <w:keepNext w:val="0"/>
        <w:keepLines w:val="0"/>
        <w:widowControl/>
        <w:suppressLineNumbers w:val="0"/>
        <w:spacing w:before="96" w:beforeAutospacing="0" w:after="0" w:afterAutospacing="0" w:line="18" w:lineRule="atLeast"/>
        <w:ind w:left="0" w:right="48"/>
      </w:pPr>
    </w:p>
    <w:p w14:paraId="5C29B5B5">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Looking forward to speaking with you.</w:t>
      </w:r>
    </w:p>
    <w:p w14:paraId="08771567">
      <w:pPr>
        <w:pStyle w:val="6"/>
        <w:keepNext w:val="0"/>
        <w:keepLines w:val="0"/>
        <w:widowControl/>
        <w:suppressLineNumbers w:val="0"/>
        <w:spacing w:before="96" w:beforeAutospacing="0" w:after="0" w:afterAutospacing="0" w:line="18" w:lineRule="atLeast"/>
        <w:ind w:left="0" w:right="48"/>
      </w:pPr>
    </w:p>
    <w:p w14:paraId="43459919">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Cheers</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Imran</w:t>
      </w:r>
    </w:p>
    <w:p w14:paraId="29DA94ED">
      <w:pPr>
        <w:pStyle w:val="6"/>
        <w:keepNext w:val="0"/>
        <w:keepLines w:val="0"/>
        <w:widowControl/>
        <w:suppressLineNumbers w:val="0"/>
        <w:spacing w:before="0" w:beforeAutospacing="0" w:after="48" w:afterAutospacing="0" w:line="264" w:lineRule="atLeast"/>
        <w:ind w:left="0" w:right="48"/>
      </w:pPr>
      <w:r>
        <w:rPr>
          <w:rStyle w:val="7"/>
          <w:rFonts w:hint="default" w:ascii="Arial" w:hAnsi="Arial" w:eastAsia="Arial" w:cs="Arial"/>
          <w:i w:val="0"/>
          <w:iCs w:val="0"/>
          <w:caps w:val="0"/>
          <w:color w:val="1A1A1A"/>
          <w:spacing w:val="7"/>
          <w:sz w:val="21"/>
          <w:szCs w:val="21"/>
          <w:shd w:val="clear" w:fill="FFFFFF"/>
        </w:rPr>
        <w:t>Imran Nasir</w:t>
      </w:r>
      <w:r>
        <w:rPr>
          <w:rFonts w:hint="default" w:ascii="Arial" w:hAnsi="Arial" w:eastAsia="Arial" w:cs="Arial"/>
          <w:i w:val="0"/>
          <w:iCs w:val="0"/>
          <w:caps w:val="0"/>
          <w:color w:val="1A1A1A"/>
          <w:spacing w:val="7"/>
          <w:sz w:val="21"/>
          <w:szCs w:val="21"/>
          <w:shd w:val="clear" w:fill="FFFFFF"/>
        </w:rPr>
        <w:t xml:space="preserve"> wants to schedule a 30-minute meeting</w:t>
      </w:r>
    </w:p>
    <w:p w14:paraId="50D47B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18"/>
          <w:szCs w:val="18"/>
          <w:shd w:val="clear" w:fill="FFFFFF"/>
          <w:lang w:val="en-US" w:eastAsia="zh-CN" w:bidi="ar"/>
        </w:rPr>
        <w:t>2:58 AM</w:t>
      </w:r>
    </w:p>
    <w:p w14:paraId="22252681">
      <w:pPr>
        <w:pStyle w:val="6"/>
        <w:keepNext w:val="0"/>
        <w:keepLines w:val="0"/>
        <w:widowControl/>
        <w:suppressLineNumbers w:val="0"/>
        <w:spacing w:before="96" w:beforeAutospacing="0" w:after="96" w:afterAutospacing="0" w:line="264" w:lineRule="atLeast"/>
        <w:ind w:left="0" w:right="48"/>
      </w:pPr>
      <w:r>
        <w:rPr>
          <w:rFonts w:hint="default" w:ascii="Arial" w:hAnsi="Arial" w:eastAsia="Arial" w:cs="Arial"/>
          <w:i w:val="0"/>
          <w:iCs w:val="0"/>
          <w:caps w:val="0"/>
          <w:color w:val="1A1A1A"/>
          <w:spacing w:val="7"/>
          <w:sz w:val="21"/>
          <w:szCs w:val="21"/>
          <w:shd w:val="clear" w:fill="FFFFFF"/>
        </w:rPr>
        <w:t>Waiting for others to pick a date and time. Preview what your booking page looks like.</w:t>
      </w:r>
    </w:p>
    <w:p w14:paraId="2FB84351">
      <w:pPr>
        <w:keepNext w:val="0"/>
        <w:keepLines w:val="0"/>
        <w:widowControl/>
        <w:suppressLineNumbers w:val="0"/>
        <w:pBdr>
          <w:top w:val="none" w:color="auto" w:sz="0" w:space="0"/>
          <w:left w:val="none" w:color="auto" w:sz="0" w:space="0"/>
          <w:bottom w:val="none" w:color="auto" w:sz="0" w:space="0"/>
        </w:pBdr>
        <w:shd w:val="clear" w:fill="FFFFFF"/>
        <w:spacing w:before="0" w:beforeAutospacing="0"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t>Preview booking page</w:t>
      </w:r>
    </w:p>
    <w:p w14:paraId="252DD0C6">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45587E98">
      <w:pPr>
        <w:pStyle w:val="6"/>
        <w:keepNext w:val="0"/>
        <w:keepLines w:val="0"/>
        <w:widowControl/>
        <w:suppressLineNumbers w:val="0"/>
        <w:spacing w:before="96" w:beforeAutospacing="0" w:after="48" w:afterAutospacing="0" w:line="264" w:lineRule="atLeast"/>
        <w:ind w:left="0" w:right="48"/>
      </w:pPr>
      <w:r>
        <w:rPr>
          <w:rStyle w:val="7"/>
          <w:rFonts w:hint="default" w:ascii="Arial" w:hAnsi="Arial" w:eastAsia="Arial" w:cs="Arial"/>
          <w:i w:val="0"/>
          <w:iCs w:val="0"/>
          <w:caps w:val="0"/>
          <w:color w:val="1A1A1A"/>
          <w:spacing w:val="7"/>
          <w:sz w:val="21"/>
          <w:szCs w:val="21"/>
          <w:shd w:val="clear" w:fill="FFFFFF"/>
        </w:rPr>
        <w:t>Georgia Nnabuihe</w:t>
      </w:r>
      <w:r>
        <w:rPr>
          <w:rFonts w:hint="default" w:ascii="Arial" w:hAnsi="Arial" w:eastAsia="Arial" w:cs="Arial"/>
          <w:i w:val="0"/>
          <w:iCs w:val="0"/>
          <w:caps w:val="0"/>
          <w:color w:val="1A1A1A"/>
          <w:spacing w:val="7"/>
          <w:sz w:val="21"/>
          <w:szCs w:val="21"/>
          <w:shd w:val="clear" w:fill="FFFFFF"/>
        </w:rPr>
        <w:t xml:space="preserve"> scheduled a meeting</w:t>
      </w:r>
    </w:p>
    <w:p w14:paraId="71E7C1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18"/>
          <w:szCs w:val="18"/>
          <w:shd w:val="clear" w:fill="FFFFFF"/>
          <w:lang w:val="en-US" w:eastAsia="zh-CN" w:bidi="ar"/>
        </w:rPr>
        <w:t>3:04 AM</w:t>
      </w:r>
    </w:p>
    <w:p w14:paraId="776DBC89">
      <w:pPr>
        <w:pStyle w:val="6"/>
        <w:keepNext w:val="0"/>
        <w:keepLines w:val="0"/>
        <w:widowControl/>
        <w:suppressLineNumbers w:val="0"/>
        <w:spacing w:before="194" w:beforeAutospacing="0" w:after="96" w:afterAutospacing="0" w:line="264" w:lineRule="atLeast"/>
        <w:ind w:left="0" w:right="48"/>
      </w:pPr>
      <w:r>
        <w:rPr>
          <w:rFonts w:hint="default" w:ascii="Arial" w:hAnsi="Arial" w:eastAsia="Arial" w:cs="Arial"/>
          <w:i w:val="0"/>
          <w:iCs w:val="0"/>
          <w:caps w:val="0"/>
          <w:color w:val="1A1A1A"/>
          <w:spacing w:val="7"/>
          <w:sz w:val="21"/>
          <w:szCs w:val="21"/>
          <w:shd w:val="clear" w:fill="FFFFFF"/>
        </w:rPr>
        <w:t>Date: Aug 19, 2026</w:t>
      </w:r>
    </w:p>
    <w:p w14:paraId="1BA7D10B">
      <w:pPr>
        <w:pStyle w:val="6"/>
        <w:keepNext w:val="0"/>
        <w:keepLines w:val="0"/>
        <w:widowControl/>
        <w:suppressLineNumbers w:val="0"/>
        <w:spacing w:before="194" w:beforeAutospacing="0" w:after="96" w:afterAutospacing="0" w:line="264" w:lineRule="atLeast"/>
        <w:ind w:left="0" w:right="48"/>
      </w:pPr>
      <w:r>
        <w:rPr>
          <w:rFonts w:hint="default" w:ascii="Arial" w:hAnsi="Arial" w:eastAsia="Arial" w:cs="Arial"/>
          <w:i w:val="0"/>
          <w:iCs w:val="0"/>
          <w:caps w:val="0"/>
          <w:color w:val="1A1A1A"/>
          <w:spacing w:val="7"/>
          <w:sz w:val="21"/>
          <w:szCs w:val="21"/>
          <w:shd w:val="clear" w:fill="FFFFFF"/>
        </w:rPr>
        <w:t>Time: 03:30 AM - 04:00 AM (PKT)</w:t>
      </w:r>
    </w:p>
    <w:p w14:paraId="3D8ED611">
      <w:pPr>
        <w:keepNext w:val="0"/>
        <w:keepLines w:val="0"/>
        <w:widowControl/>
        <w:suppressLineNumbers w:val="0"/>
        <w:pBdr>
          <w:top w:val="none" w:color="auto" w:sz="0" w:space="0"/>
          <w:left w:val="none" w:color="auto" w:sz="0" w:space="0"/>
          <w:bottom w:val="none" w:color="auto" w:sz="0" w:space="0"/>
        </w:pBdr>
        <w:shd w:val="clear" w:fill="FFFFFF"/>
        <w:spacing w:before="0" w:beforeAutospacing="0"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t>Cancel</w:t>
      </w: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 xml:space="preserve"> | </w:t>
      </w:r>
    </w:p>
    <w:p w14:paraId="3B8F1661">
      <w:pPr>
        <w:keepNext w:val="0"/>
        <w:keepLines w:val="0"/>
        <w:widowControl/>
        <w:suppressLineNumbers w:val="0"/>
        <w:pBdr>
          <w:top w:val="none" w:color="auto" w:sz="0" w:space="0"/>
          <w:left w:val="none" w:color="auto" w:sz="0" w:space="0"/>
          <w:bottom w:val="none" w:color="auto" w:sz="0" w:space="0"/>
        </w:pBdr>
        <w:shd w:val="clear" w:fill="FFFFFF"/>
        <w:spacing w:before="0" w:beforeAutospacing="0"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t>Reschedule</w:t>
      </w: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 xml:space="preserve"> | </w:t>
      </w:r>
    </w:p>
    <w:p w14:paraId="04069E71">
      <w:pPr>
        <w:keepNext w:val="0"/>
        <w:keepLines w:val="0"/>
        <w:widowControl/>
        <w:suppressLineNumbers w:val="0"/>
        <w:pBdr>
          <w:top w:val="none" w:color="auto" w:sz="0" w:space="0"/>
          <w:left w:val="none" w:color="auto" w:sz="0" w:space="0"/>
          <w:bottom w:val="none" w:color="auto" w:sz="0" w:space="0"/>
        </w:pBdr>
        <w:shd w:val="clear" w:fill="FFFFFF"/>
        <w:spacing w:before="0" w:beforeAutospacing="0"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t>Add to calendar</w:t>
      </w:r>
    </w:p>
    <w:p w14:paraId="4CE791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3:12 AM</w:t>
      </w:r>
    </w:p>
    <w:p w14:paraId="3E4F2410">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Thank you for scheduling the call. See you in a while!</w:t>
      </w:r>
    </w:p>
    <w:p w14:paraId="0210727E">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072F39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3:21 AM</w:t>
      </w:r>
    </w:p>
    <w:p w14:paraId="279F21CB">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Okay</w:t>
      </w:r>
    </w:p>
    <w:p w14:paraId="43E366C4">
      <w:pPr>
        <w:pStyle w:val="6"/>
        <w:keepNext w:val="0"/>
        <w:keepLines w:val="0"/>
        <w:widowControl/>
        <w:suppressLineNumbers w:val="0"/>
        <w:spacing w:before="96" w:beforeAutospacing="0" w:after="48" w:afterAutospacing="0" w:line="264" w:lineRule="atLeast"/>
        <w:ind w:left="0" w:right="48"/>
      </w:pPr>
      <w:r>
        <w:rPr>
          <w:rFonts w:hint="default" w:ascii="Arial" w:hAnsi="Arial" w:eastAsia="Arial" w:cs="Arial"/>
          <w:i w:val="0"/>
          <w:iCs w:val="0"/>
          <w:caps w:val="0"/>
          <w:color w:val="1A1A1A"/>
          <w:spacing w:val="7"/>
          <w:sz w:val="21"/>
          <w:szCs w:val="21"/>
          <w:shd w:val="clear" w:fill="FFFFFF"/>
        </w:rPr>
        <w:t>Upwork video meeting starts in 1 minute</w:t>
      </w:r>
    </w:p>
    <w:p w14:paraId="5809F9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FFFFFF"/>
          <w:spacing w:val="7"/>
          <w:kern w:val="0"/>
          <w:sz w:val="13"/>
          <w:szCs w:val="13"/>
          <w:bdr w:val="none" w:color="auto" w:sz="0" w:space="0"/>
          <w:shd w:val="clear" w:fill="FFFFFF"/>
          <w:lang w:val="en-US" w:eastAsia="zh-CN" w:bidi="ar"/>
        </w:rPr>
        <w:t>APP</w:t>
      </w:r>
      <w:r>
        <w:rPr>
          <w:rFonts w:hint="default" w:ascii="Arial" w:hAnsi="Arial" w:eastAsia="Arial" w:cs="Arial"/>
          <w:i w:val="0"/>
          <w:iCs w:val="0"/>
          <w:caps w:val="0"/>
          <w:color w:val="1A1A1A"/>
          <w:spacing w:val="7"/>
          <w:kern w:val="0"/>
          <w:sz w:val="18"/>
          <w:szCs w:val="18"/>
          <w:shd w:val="clear" w:fill="FFFFFF"/>
          <w:lang w:val="en-US" w:eastAsia="zh-CN" w:bidi="ar"/>
        </w:rPr>
        <w:t>3:29 AM</w:t>
      </w:r>
    </w:p>
    <w:p w14:paraId="68C68794">
      <w:pPr>
        <w:pStyle w:val="6"/>
        <w:keepNext w:val="0"/>
        <w:keepLines w:val="0"/>
        <w:widowControl/>
        <w:suppressLineNumbers w:val="0"/>
        <w:spacing w:before="194" w:beforeAutospacing="0" w:after="96" w:afterAutospacing="0" w:line="264" w:lineRule="atLeast"/>
        <w:ind w:left="0" w:right="48"/>
      </w:pPr>
      <w:r>
        <w:rPr>
          <w:rFonts w:hint="default" w:ascii="Arial" w:hAnsi="Arial" w:eastAsia="Arial" w:cs="Arial"/>
          <w:i w:val="0"/>
          <w:iCs w:val="0"/>
          <w:caps w:val="0"/>
          <w:color w:val="1A1A1A"/>
          <w:spacing w:val="7"/>
          <w:sz w:val="21"/>
          <w:szCs w:val="21"/>
          <w:shd w:val="clear" w:fill="FFFFFF"/>
        </w:rPr>
        <w:t>Date: Aug 19, 2026</w:t>
      </w:r>
    </w:p>
    <w:p w14:paraId="182D3B22">
      <w:pPr>
        <w:pStyle w:val="6"/>
        <w:keepNext w:val="0"/>
        <w:keepLines w:val="0"/>
        <w:widowControl/>
        <w:suppressLineNumbers w:val="0"/>
        <w:spacing w:before="194" w:beforeAutospacing="0" w:after="96" w:afterAutospacing="0" w:line="264" w:lineRule="atLeast"/>
        <w:ind w:left="0" w:right="48"/>
      </w:pPr>
      <w:r>
        <w:rPr>
          <w:rFonts w:hint="default" w:ascii="Arial" w:hAnsi="Arial" w:eastAsia="Arial" w:cs="Arial"/>
          <w:i w:val="0"/>
          <w:iCs w:val="0"/>
          <w:caps w:val="0"/>
          <w:color w:val="1A1A1A"/>
          <w:spacing w:val="7"/>
          <w:sz w:val="21"/>
          <w:szCs w:val="21"/>
          <w:shd w:val="clear" w:fill="FFFFFF"/>
        </w:rPr>
        <w:t>Time: 03:30 AM - 04:00 AM (PKT)</w:t>
      </w:r>
    </w:p>
    <w:p w14:paraId="3B9A04F8">
      <w:pPr>
        <w:keepNext w:val="0"/>
        <w:keepLines w:val="0"/>
        <w:widowControl/>
        <w:suppressLineNumbers w:val="0"/>
        <w:pBdr>
          <w:top w:val="none" w:color="auto" w:sz="0" w:space="0"/>
          <w:left w:val="none" w:color="auto" w:sz="0" w:space="0"/>
          <w:bottom w:val="none" w:color="auto" w:sz="0" w:space="0"/>
        </w:pBdr>
        <w:shd w:val="clear" w:fill="FFFFFF"/>
        <w:spacing w:before="0" w:beforeAutospacing="0"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t>Join meeting</w:t>
      </w:r>
    </w:p>
    <w:p w14:paraId="7ECDB7AA">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68720AC4">
      <w:pPr>
        <w:pStyle w:val="6"/>
        <w:keepNext w:val="0"/>
        <w:keepLines w:val="0"/>
        <w:widowControl/>
        <w:suppressLineNumbers w:val="0"/>
        <w:spacing w:before="96" w:beforeAutospacing="0" w:after="48" w:afterAutospacing="0" w:line="264" w:lineRule="atLeast"/>
        <w:ind w:left="0" w:right="48"/>
      </w:pPr>
      <w:r>
        <w:rPr>
          <w:rStyle w:val="7"/>
          <w:rFonts w:hint="default" w:ascii="Arial" w:hAnsi="Arial" w:eastAsia="Arial" w:cs="Arial"/>
          <w:i w:val="0"/>
          <w:iCs w:val="0"/>
          <w:caps w:val="0"/>
          <w:color w:val="1A1A1A"/>
          <w:spacing w:val="7"/>
          <w:sz w:val="21"/>
          <w:szCs w:val="21"/>
          <w:shd w:val="clear" w:fill="FFFFFF"/>
        </w:rPr>
        <w:t>Georgia Nnabuihe</w:t>
      </w:r>
      <w:r>
        <w:rPr>
          <w:rFonts w:hint="default" w:ascii="Arial" w:hAnsi="Arial" w:eastAsia="Arial" w:cs="Arial"/>
          <w:i w:val="0"/>
          <w:iCs w:val="0"/>
          <w:caps w:val="0"/>
          <w:color w:val="1A1A1A"/>
          <w:spacing w:val="7"/>
          <w:sz w:val="21"/>
          <w:szCs w:val="21"/>
          <w:shd w:val="clear" w:fill="FFFFFF"/>
        </w:rPr>
        <w:t xml:space="preserve"> started an Upwork video meeting</w:t>
      </w:r>
    </w:p>
    <w:p w14:paraId="1F731B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18"/>
          <w:szCs w:val="18"/>
          <w:shd w:val="clear" w:fill="FFFFFF"/>
          <w:lang w:val="en-US" w:eastAsia="zh-CN" w:bidi="ar"/>
        </w:rPr>
        <w:t>3:30 AM</w:t>
      </w:r>
    </w:p>
    <w:p w14:paraId="0244438D">
      <w:pPr>
        <w:keepNext w:val="0"/>
        <w:keepLines w:val="0"/>
        <w:widowControl/>
        <w:suppressLineNumbers w:val="0"/>
        <w:pBdr>
          <w:top w:val="none" w:color="auto" w:sz="0" w:space="0"/>
          <w:left w:val="none" w:color="auto" w:sz="0" w:space="0"/>
          <w:bottom w:val="none" w:color="auto" w:sz="0" w:space="0"/>
        </w:pBdr>
        <w:shd w:val="clear" w:fill="FFFFFF"/>
        <w:spacing w:before="194" w:beforeAutospacing="0"/>
        <w:ind w:left="0" w:right="146"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drawing>
          <wp:inline distT="0" distB="0" distL="114300" distR="114300">
            <wp:extent cx="304800" cy="304800"/>
            <wp:effectExtent l="0" t="0" r="0" b="0"/>
            <wp:docPr id="1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523DCA78">
      <w:pPr>
        <w:pStyle w:val="6"/>
        <w:keepNext w:val="0"/>
        <w:keepLines w:val="0"/>
        <w:widowControl/>
        <w:suppressLineNumbers w:val="0"/>
        <w:spacing w:before="194" w:beforeAutospacing="0" w:after="96" w:afterAutospacing="0" w:line="264" w:lineRule="atLeast"/>
        <w:ind w:left="0" w:right="48"/>
      </w:pPr>
      <w:r>
        <w:rPr>
          <w:rStyle w:val="7"/>
          <w:rFonts w:hint="default" w:ascii="Arial" w:hAnsi="Arial" w:eastAsia="Arial" w:cs="Arial"/>
          <w:i w:val="0"/>
          <w:iCs w:val="0"/>
          <w:caps w:val="0"/>
          <w:color w:val="1A1A1A"/>
          <w:spacing w:val="7"/>
          <w:sz w:val="21"/>
          <w:szCs w:val="21"/>
          <w:shd w:val="clear" w:fill="FFFFFF"/>
        </w:rPr>
        <w:t>The meeting ended (duration 01:00:47)</w:t>
      </w:r>
    </w:p>
    <w:p w14:paraId="09D89B62">
      <w:pPr>
        <w:pStyle w:val="6"/>
        <w:keepNext w:val="0"/>
        <w:keepLines w:val="0"/>
        <w:widowControl/>
        <w:suppressLineNumbers w:val="0"/>
        <w:spacing w:before="194" w:beforeAutospacing="0" w:after="96" w:afterAutospacing="0" w:line="264" w:lineRule="atLeast"/>
        <w:ind w:left="0" w:right="48"/>
      </w:pPr>
      <w:r>
        <w:rPr>
          <w:rFonts w:hint="default" w:ascii="Arial" w:hAnsi="Arial" w:eastAsia="Arial" w:cs="Arial"/>
          <w:b/>
          <w:bCs/>
          <w:i w:val="0"/>
          <w:iCs w:val="0"/>
          <w:caps w:val="0"/>
          <w:color w:val="108A00"/>
          <w:spacing w:val="7"/>
          <w:sz w:val="21"/>
          <w:szCs w:val="21"/>
          <w:u w:val="none"/>
          <w:shd w:val="clear" w:fill="FFFFFF"/>
        </w:rPr>
        <w:fldChar w:fldCharType="begin"/>
      </w:r>
      <w:r>
        <w:rPr>
          <w:rFonts w:hint="default" w:ascii="Arial" w:hAnsi="Arial" w:eastAsia="Arial" w:cs="Arial"/>
          <w:b/>
          <w:bCs/>
          <w:i w:val="0"/>
          <w:iCs w:val="0"/>
          <w:caps w:val="0"/>
          <w:color w:val="108A00"/>
          <w:spacing w:val="7"/>
          <w:sz w:val="21"/>
          <w:szCs w:val="21"/>
          <w:u w:val="none"/>
          <w:shd w:val="clear" w:fill="FFFFFF"/>
        </w:rPr>
        <w:instrText xml:space="preserve"> HYPERLINK "https://support.upwork.com/hc/en-us/articles/33768351094419" </w:instrText>
      </w:r>
      <w:r>
        <w:rPr>
          <w:rFonts w:hint="default" w:ascii="Arial" w:hAnsi="Arial" w:eastAsia="Arial" w:cs="Arial"/>
          <w:b/>
          <w:bCs/>
          <w:i w:val="0"/>
          <w:iCs w:val="0"/>
          <w:caps w:val="0"/>
          <w:color w:val="108A00"/>
          <w:spacing w:val="7"/>
          <w:sz w:val="21"/>
          <w:szCs w:val="21"/>
          <w:u w:val="none"/>
          <w:shd w:val="clear" w:fill="FFFFFF"/>
        </w:rPr>
        <w:fldChar w:fldCharType="separate"/>
      </w:r>
      <w:r>
        <w:rPr>
          <w:rStyle w:val="5"/>
          <w:rFonts w:hint="default" w:ascii="Arial" w:hAnsi="Arial" w:eastAsia="Arial" w:cs="Arial"/>
          <w:b/>
          <w:bCs/>
          <w:i w:val="0"/>
          <w:iCs w:val="0"/>
          <w:caps w:val="0"/>
          <w:color w:val="108A00"/>
          <w:spacing w:val="7"/>
          <w:sz w:val="21"/>
          <w:szCs w:val="21"/>
          <w:u w:val="none"/>
          <w:shd w:val="clear" w:fill="FFFFFF"/>
        </w:rPr>
        <w:t>How it works</w:t>
      </w:r>
      <w:r>
        <w:rPr>
          <w:rFonts w:hint="default" w:ascii="Arial" w:hAnsi="Arial" w:eastAsia="Arial" w:cs="Arial"/>
          <w:b/>
          <w:bCs/>
          <w:i w:val="0"/>
          <w:iCs w:val="0"/>
          <w:caps w:val="0"/>
          <w:color w:val="108A00"/>
          <w:spacing w:val="7"/>
          <w:sz w:val="21"/>
          <w:szCs w:val="21"/>
          <w:u w:val="none"/>
          <w:shd w:val="clear" w:fill="FFFFFF"/>
        </w:rPr>
        <w:fldChar w:fldCharType="end"/>
      </w:r>
    </w:p>
    <w:p w14:paraId="7DBD144D">
      <w:pPr>
        <w:pStyle w:val="6"/>
        <w:keepNext w:val="0"/>
        <w:keepLines w:val="0"/>
        <w:widowControl/>
        <w:suppressLineNumbers w:val="0"/>
        <w:spacing w:before="96" w:beforeAutospacing="0" w:after="48" w:afterAutospacing="0" w:line="264" w:lineRule="atLeast"/>
        <w:ind w:left="0" w:right="48"/>
      </w:pPr>
      <w:r>
        <w:rPr>
          <w:rStyle w:val="7"/>
          <w:rFonts w:hint="default" w:ascii="Arial" w:hAnsi="Arial" w:eastAsia="Arial" w:cs="Arial"/>
          <w:i w:val="0"/>
          <w:iCs w:val="0"/>
          <w:caps w:val="0"/>
          <w:color w:val="1A1A1A"/>
          <w:spacing w:val="7"/>
          <w:sz w:val="21"/>
          <w:szCs w:val="21"/>
          <w:shd w:val="clear" w:fill="FFFFFF"/>
        </w:rPr>
        <w:t>Imran Nasir</w:t>
      </w:r>
      <w:r>
        <w:rPr>
          <w:rFonts w:hint="default" w:ascii="Arial" w:hAnsi="Arial" w:eastAsia="Arial" w:cs="Arial"/>
          <w:i w:val="0"/>
          <w:iCs w:val="0"/>
          <w:caps w:val="0"/>
          <w:color w:val="1A1A1A"/>
          <w:spacing w:val="7"/>
          <w:sz w:val="21"/>
          <w:szCs w:val="21"/>
          <w:shd w:val="clear" w:fill="FFFFFF"/>
        </w:rPr>
        <w:t xml:space="preserve"> started an Upwork video meeting</w:t>
      </w:r>
    </w:p>
    <w:p w14:paraId="3A352D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18"/>
          <w:szCs w:val="18"/>
          <w:shd w:val="clear" w:fill="FFFFFF"/>
          <w:lang w:val="en-US" w:eastAsia="zh-CN" w:bidi="ar"/>
        </w:rPr>
        <w:t>3:31 AM</w:t>
      </w:r>
    </w:p>
    <w:p w14:paraId="326859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6" w:before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fldChar w:fldCharType="begin"/>
      </w: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instrText xml:space="preserve"> HYPERLINK "https://upwork.com/nx/meeting/UVM_2089842372199610759" </w:instrText>
      </w: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b/>
          <w:bCs/>
          <w:i w:val="0"/>
          <w:iCs w:val="0"/>
          <w:caps w:val="0"/>
          <w:color w:val="108A00"/>
          <w:spacing w:val="7"/>
          <w:sz w:val="21"/>
          <w:szCs w:val="21"/>
          <w:u w:val="none"/>
          <w:bdr w:val="none" w:color="auto" w:sz="0" w:space="0"/>
          <w:shd w:val="clear" w:fill="FFFFFF"/>
        </w:rPr>
        <w:t>Join Upwork video meeting</w:t>
      </w: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fldChar w:fldCharType="end"/>
      </w:r>
    </w:p>
    <w:p w14:paraId="032CBE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4:34 AM</w:t>
      </w:r>
    </w:p>
    <w:p w14:paraId="7A6520F3">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 am sharing my schedular again please select a time slot for tomorrow. Looking forward toward it now.</w:t>
      </w:r>
    </w:p>
    <w:p w14:paraId="591E77F7">
      <w:pPr>
        <w:pStyle w:val="6"/>
        <w:keepNext w:val="0"/>
        <w:keepLines w:val="0"/>
        <w:widowControl/>
        <w:suppressLineNumbers w:val="0"/>
        <w:spacing w:before="0" w:beforeAutospacing="0" w:after="48" w:afterAutospacing="0" w:line="264" w:lineRule="atLeast"/>
        <w:ind w:left="0" w:right="48"/>
      </w:pPr>
      <w:r>
        <w:rPr>
          <w:rStyle w:val="7"/>
          <w:rFonts w:hint="default" w:ascii="Arial" w:hAnsi="Arial" w:eastAsia="Arial" w:cs="Arial"/>
          <w:i w:val="0"/>
          <w:iCs w:val="0"/>
          <w:caps w:val="0"/>
          <w:color w:val="1A1A1A"/>
          <w:spacing w:val="7"/>
          <w:sz w:val="21"/>
          <w:szCs w:val="21"/>
          <w:shd w:val="clear" w:fill="FFFFFF"/>
        </w:rPr>
        <w:t>Imran Nasir</w:t>
      </w:r>
      <w:r>
        <w:rPr>
          <w:rFonts w:hint="default" w:ascii="Arial" w:hAnsi="Arial" w:eastAsia="Arial" w:cs="Arial"/>
          <w:i w:val="0"/>
          <w:iCs w:val="0"/>
          <w:caps w:val="0"/>
          <w:color w:val="1A1A1A"/>
          <w:spacing w:val="7"/>
          <w:sz w:val="21"/>
          <w:szCs w:val="21"/>
          <w:shd w:val="clear" w:fill="FFFFFF"/>
        </w:rPr>
        <w:t xml:space="preserve"> wants to schedule a 30-minute meeting</w:t>
      </w:r>
    </w:p>
    <w:p w14:paraId="6135B1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18"/>
          <w:szCs w:val="18"/>
          <w:shd w:val="clear" w:fill="FFFFFF"/>
          <w:lang w:val="en-US" w:eastAsia="zh-CN" w:bidi="ar"/>
        </w:rPr>
        <w:t>4:34 AM</w:t>
      </w:r>
    </w:p>
    <w:p w14:paraId="0182F457">
      <w:pPr>
        <w:pStyle w:val="6"/>
        <w:keepNext w:val="0"/>
        <w:keepLines w:val="0"/>
        <w:widowControl/>
        <w:suppressLineNumbers w:val="0"/>
        <w:spacing w:before="96" w:beforeAutospacing="0" w:after="96" w:afterAutospacing="0" w:line="264" w:lineRule="atLeast"/>
        <w:ind w:left="0" w:right="48"/>
      </w:pPr>
      <w:r>
        <w:rPr>
          <w:rFonts w:hint="default" w:ascii="Arial" w:hAnsi="Arial" w:eastAsia="Arial" w:cs="Arial"/>
          <w:i w:val="0"/>
          <w:iCs w:val="0"/>
          <w:caps w:val="0"/>
          <w:color w:val="1A1A1A"/>
          <w:spacing w:val="7"/>
          <w:sz w:val="21"/>
          <w:szCs w:val="21"/>
          <w:shd w:val="clear" w:fill="FFFFFF"/>
        </w:rPr>
        <w:t>Waiting for others to pick a date and time. Preview what your booking page looks like.</w:t>
      </w:r>
    </w:p>
    <w:p w14:paraId="4459874F">
      <w:pPr>
        <w:keepNext w:val="0"/>
        <w:keepLines w:val="0"/>
        <w:widowControl/>
        <w:suppressLineNumbers w:val="0"/>
        <w:pBdr>
          <w:top w:val="none" w:color="auto" w:sz="0" w:space="0"/>
          <w:left w:val="none" w:color="auto" w:sz="0" w:space="0"/>
          <w:bottom w:val="none" w:color="auto" w:sz="0" w:space="0"/>
        </w:pBdr>
        <w:shd w:val="clear" w:fill="FFFFFF"/>
        <w:spacing w:before="0" w:beforeAutospacing="0"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t>Preview booking page</w:t>
      </w:r>
    </w:p>
    <w:p w14:paraId="5D2794BE">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7E8981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5:22 AM</w:t>
      </w:r>
    </w:p>
    <w:p w14:paraId="4CD0B56C">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Subject: Project Update: Next.js, Vercel, and Paystack</w:t>
      </w:r>
    </w:p>
    <w:p w14:paraId="1C3CDFA6">
      <w:pPr>
        <w:pStyle w:val="6"/>
        <w:keepNext w:val="0"/>
        <w:keepLines w:val="0"/>
        <w:widowControl/>
        <w:suppressLineNumbers w:val="0"/>
        <w:spacing w:before="96" w:beforeAutospacing="0" w:after="0" w:afterAutospacing="0" w:line="18" w:lineRule="atLeast"/>
        <w:ind w:left="0" w:right="48"/>
      </w:pPr>
    </w:p>
    <w:p w14:paraId="066A1271">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Hi Imran,</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I have done the research you recommended. I decided to move forward with Next.js on Vercel, and we will use Paystack instead of Stripe for payments.</w:t>
      </w:r>
    </w:p>
    <w:p w14:paraId="583F408C">
      <w:pPr>
        <w:pStyle w:val="6"/>
        <w:keepNext w:val="0"/>
        <w:keepLines w:val="0"/>
        <w:widowControl/>
        <w:suppressLineNumbers w:val="0"/>
        <w:spacing w:before="96" w:beforeAutospacing="0" w:after="0" w:afterAutospacing="0" w:line="18" w:lineRule="atLeast"/>
        <w:ind w:left="0" w:right="48"/>
      </w:pPr>
    </w:p>
    <w:p w14:paraId="32C7BC25">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 chose Next.js and Vercel over WordPress because I want custom design flexibility, fast page loading speeds for global users, and high security against hacking.</w:t>
      </w:r>
    </w:p>
    <w:p w14:paraId="795DBA00">
      <w:pPr>
        <w:pStyle w:val="6"/>
        <w:keepNext w:val="0"/>
        <w:keepLines w:val="0"/>
        <w:widowControl/>
        <w:suppressLineNumbers w:val="0"/>
        <w:spacing w:before="96" w:beforeAutospacing="0" w:after="0" w:afterAutospacing="0" w:line="18" w:lineRule="atLeast"/>
        <w:ind w:left="0" w:right="48"/>
      </w:pPr>
    </w:p>
    <w:p w14:paraId="15A628C9">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Please ensure the build includes the following setup:Live Streaming &amp; Video Hosting: The platform must allow me to stream live classes and host recorded video lessons. Please connect Next.js to a secure video infrastructure to handle streaming smoothly and prevent unauthorized video downloads.</w:t>
      </w:r>
    </w:p>
    <w:p w14:paraId="61EC296D">
      <w:pPr>
        <w:pStyle w:val="6"/>
        <w:keepNext w:val="0"/>
        <w:keepLines w:val="0"/>
        <w:widowControl/>
        <w:suppressLineNumbers w:val="0"/>
        <w:spacing w:before="96" w:beforeAutospacing="0" w:after="0" w:afterAutospacing="0" w:line="18" w:lineRule="atLeast"/>
        <w:ind w:left="0" w:right="48"/>
      </w:pPr>
    </w:p>
    <w:p w14:paraId="6D2A4B44">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Global Paystack Integration: The website will operate in Naira (NGN). Ensure the Paystack gateway is configured to accept local Nigerian bank transfers and POS cards, as well as international credit cards and Apple Pay for users in the US, Jamaica, and other countries.</w:t>
      </w:r>
    </w:p>
    <w:p w14:paraId="2D608BE7">
      <w:pPr>
        <w:pStyle w:val="6"/>
        <w:keepNext w:val="0"/>
        <w:keepLines w:val="0"/>
        <w:widowControl/>
        <w:suppressLineNumbers w:val="0"/>
        <w:spacing w:before="96" w:beforeAutospacing="0" w:after="0" w:afterAutospacing="0" w:line="18" w:lineRule="atLeast"/>
        <w:ind w:left="0" w:right="48"/>
      </w:pPr>
    </w:p>
    <w:p w14:paraId="37BDD86B">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Automated Webhooks: The site must automatically log transactions, process orders/donations, and email receipts the moment a payment clears.</w:t>
      </w:r>
    </w:p>
    <w:p w14:paraId="60B657AF">
      <w:pPr>
        <w:pStyle w:val="6"/>
        <w:keepNext w:val="0"/>
        <w:keepLines w:val="0"/>
        <w:widowControl/>
        <w:suppressLineNumbers w:val="0"/>
        <w:spacing w:before="96" w:beforeAutospacing="0" w:after="0" w:afterAutospacing="0" w:line="18" w:lineRule="atLeast"/>
        <w:ind w:left="0" w:right="48"/>
      </w:pPr>
    </w:p>
    <w:p w14:paraId="1A0BF8C0">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Headless CMS: Connect a simple backend (like Sanity) so I can add items, manage video content, change prices, and update site content without code.</w:t>
      </w:r>
    </w:p>
    <w:p w14:paraId="54CF11DA">
      <w:pPr>
        <w:pStyle w:val="6"/>
        <w:keepNext w:val="0"/>
        <w:keepLines w:val="0"/>
        <w:widowControl/>
        <w:suppressLineNumbers w:val="0"/>
        <w:spacing w:before="96" w:beforeAutospacing="0" w:after="0" w:afterAutospacing="0" w:line="18" w:lineRule="atLeast"/>
        <w:ind w:left="0" w:right="48"/>
      </w:pPr>
    </w:p>
    <w:p w14:paraId="585C9AD5">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Security: Set up the project configuration so I can input my live Paystack API keys privately. Thank you so much for all the suggestions you made to help make this project successful and within budget. I am tremendously grateful. I look forward to finalizing this project with you and moving forward so this work can get started.</w:t>
      </w:r>
    </w:p>
    <w:p w14:paraId="5449DC5C">
      <w:pPr>
        <w:pStyle w:val="6"/>
        <w:keepNext w:val="0"/>
        <w:keepLines w:val="0"/>
        <w:widowControl/>
        <w:suppressLineNumbers w:val="0"/>
        <w:spacing w:before="96" w:beforeAutospacing="0" w:after="0" w:afterAutospacing="0" w:line="18" w:lineRule="atLeast"/>
        <w:ind w:left="0" w:right="48"/>
      </w:pPr>
    </w:p>
    <w:p w14:paraId="260972C7">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There were so many responses to this advertisement and I think there are so many wonderful Freelancers here but I can only choose one, and I believe you can do this job (within budget) by September 7th 2026, and exceed expectations. Thank you so much Inran.</w:t>
      </w:r>
    </w:p>
    <w:p w14:paraId="4CF0FFF6">
      <w:pPr>
        <w:pStyle w:val="6"/>
        <w:keepNext w:val="0"/>
        <w:keepLines w:val="0"/>
        <w:widowControl/>
        <w:suppressLineNumbers w:val="0"/>
        <w:spacing w:before="96" w:beforeAutospacing="0" w:after="0" w:afterAutospacing="0" w:line="18" w:lineRule="atLeast"/>
        <w:ind w:left="0" w:right="48"/>
      </w:pPr>
    </w:p>
    <w:p w14:paraId="7EF30F39">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Sincerely,</w:t>
      </w:r>
    </w:p>
    <w:p w14:paraId="4599E5D5">
      <w:pPr>
        <w:pStyle w:val="6"/>
        <w:keepNext w:val="0"/>
        <w:keepLines w:val="0"/>
        <w:widowControl/>
        <w:suppressLineNumbers w:val="0"/>
        <w:spacing w:before="96" w:beforeAutospacing="0" w:after="0" w:afterAutospacing="0" w:line="18" w:lineRule="atLeast"/>
        <w:ind w:left="0" w:right="48"/>
      </w:pPr>
    </w:p>
    <w:p w14:paraId="077C18BE">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Georgia Nnabuihe</w:t>
      </w:r>
    </w:p>
    <w:p w14:paraId="73B84B1C">
      <w:pPr>
        <w:pStyle w:val="6"/>
        <w:keepNext w:val="0"/>
        <w:keepLines w:val="0"/>
        <w:widowControl/>
        <w:suppressLineNumbers w:val="0"/>
        <w:spacing w:before="0" w:beforeAutospacing="0" w:after="48" w:afterAutospacing="0" w:line="264" w:lineRule="atLeast"/>
        <w:ind w:left="0" w:right="48"/>
      </w:pPr>
      <w:r>
        <w:rPr>
          <w:rStyle w:val="7"/>
          <w:rFonts w:hint="default" w:ascii="Arial" w:hAnsi="Arial" w:eastAsia="Arial" w:cs="Arial"/>
          <w:i w:val="0"/>
          <w:iCs w:val="0"/>
          <w:caps w:val="0"/>
          <w:color w:val="1A1A1A"/>
          <w:spacing w:val="7"/>
          <w:sz w:val="21"/>
          <w:szCs w:val="21"/>
          <w:shd w:val="clear" w:fill="FFFFFF"/>
        </w:rPr>
        <w:t>Georgia Nnabuihe</w:t>
      </w:r>
      <w:r>
        <w:rPr>
          <w:rFonts w:hint="default" w:ascii="Arial" w:hAnsi="Arial" w:eastAsia="Arial" w:cs="Arial"/>
          <w:i w:val="0"/>
          <w:iCs w:val="0"/>
          <w:caps w:val="0"/>
          <w:color w:val="1A1A1A"/>
          <w:spacing w:val="7"/>
          <w:sz w:val="21"/>
          <w:szCs w:val="21"/>
          <w:shd w:val="clear" w:fill="FFFFFF"/>
        </w:rPr>
        <w:t xml:space="preserve"> scheduled a meeting</w:t>
      </w:r>
    </w:p>
    <w:p w14:paraId="2A7455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18"/>
          <w:szCs w:val="18"/>
          <w:shd w:val="clear" w:fill="FFFFFF"/>
          <w:lang w:val="en-US" w:eastAsia="zh-CN" w:bidi="ar"/>
        </w:rPr>
        <w:t>5:24 AM</w:t>
      </w:r>
    </w:p>
    <w:p w14:paraId="283D6914">
      <w:pPr>
        <w:pStyle w:val="6"/>
        <w:keepNext w:val="0"/>
        <w:keepLines w:val="0"/>
        <w:widowControl/>
        <w:suppressLineNumbers w:val="0"/>
        <w:spacing w:before="96" w:beforeAutospacing="0" w:after="96" w:afterAutospacing="0" w:line="264" w:lineRule="atLeast"/>
        <w:ind w:left="0" w:right="48"/>
      </w:pPr>
      <w:r>
        <w:rPr>
          <w:rFonts w:hint="default" w:ascii="Arial" w:hAnsi="Arial" w:eastAsia="Arial" w:cs="Arial"/>
          <w:i w:val="0"/>
          <w:iCs w:val="0"/>
          <w:caps w:val="0"/>
          <w:color w:val="1A1A1A"/>
          <w:spacing w:val="7"/>
          <w:sz w:val="21"/>
          <w:szCs w:val="21"/>
          <w:shd w:val="clear" w:fill="FFFFFF"/>
        </w:rPr>
        <w:t>Date: Aug 19, 2026</w:t>
      </w:r>
    </w:p>
    <w:p w14:paraId="658CA1FD">
      <w:pPr>
        <w:pStyle w:val="6"/>
        <w:keepNext w:val="0"/>
        <w:keepLines w:val="0"/>
        <w:widowControl/>
        <w:suppressLineNumbers w:val="0"/>
        <w:spacing w:before="96" w:beforeAutospacing="0" w:after="96" w:afterAutospacing="0" w:line="264" w:lineRule="atLeast"/>
        <w:ind w:left="0" w:right="48"/>
      </w:pPr>
      <w:r>
        <w:rPr>
          <w:rFonts w:hint="default" w:ascii="Arial" w:hAnsi="Arial" w:eastAsia="Arial" w:cs="Arial"/>
          <w:i w:val="0"/>
          <w:iCs w:val="0"/>
          <w:caps w:val="0"/>
          <w:color w:val="1A1A1A"/>
          <w:spacing w:val="7"/>
          <w:sz w:val="21"/>
          <w:szCs w:val="21"/>
          <w:shd w:val="clear" w:fill="FFFFFF"/>
        </w:rPr>
        <w:t>Time: 10:00 PM - 10:30 PM (PKT)</w:t>
      </w:r>
    </w:p>
    <w:p w14:paraId="3C5C8C7D">
      <w:pPr>
        <w:keepNext w:val="0"/>
        <w:keepLines w:val="0"/>
        <w:widowControl/>
        <w:suppressLineNumbers w:val="0"/>
        <w:pBdr>
          <w:top w:val="none" w:color="auto" w:sz="0" w:space="0"/>
          <w:left w:val="none" w:color="auto" w:sz="0" w:space="0"/>
          <w:bottom w:val="none" w:color="auto" w:sz="0" w:space="0"/>
        </w:pBdr>
        <w:shd w:val="clear" w:fill="FFFFFF"/>
        <w:spacing w:before="0" w:beforeAutospacing="0"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t>Cancel</w:t>
      </w: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 xml:space="preserve"> | </w:t>
      </w:r>
    </w:p>
    <w:p w14:paraId="6AEE792D">
      <w:pPr>
        <w:keepNext w:val="0"/>
        <w:keepLines w:val="0"/>
        <w:widowControl/>
        <w:suppressLineNumbers w:val="0"/>
        <w:pBdr>
          <w:top w:val="none" w:color="auto" w:sz="0" w:space="0"/>
          <w:left w:val="none" w:color="auto" w:sz="0" w:space="0"/>
          <w:bottom w:val="none" w:color="auto" w:sz="0" w:space="0"/>
        </w:pBdr>
        <w:shd w:val="clear" w:fill="FFFFFF"/>
        <w:spacing w:before="0" w:beforeAutospacing="0"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t>Reschedule</w:t>
      </w: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 xml:space="preserve"> | </w:t>
      </w:r>
    </w:p>
    <w:p w14:paraId="3115D0B9">
      <w:pPr>
        <w:keepNext w:val="0"/>
        <w:keepLines w:val="0"/>
        <w:widowControl/>
        <w:suppressLineNumbers w:val="0"/>
        <w:pBdr>
          <w:top w:val="none" w:color="auto" w:sz="0" w:space="0"/>
          <w:left w:val="none" w:color="auto" w:sz="0" w:space="0"/>
          <w:bottom w:val="none" w:color="auto" w:sz="0" w:space="0"/>
        </w:pBdr>
        <w:shd w:val="clear" w:fill="FFFFFF"/>
        <w:spacing w:before="0" w:beforeAutospacing="0"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t>Add to calendar</w:t>
      </w:r>
    </w:p>
    <w:p w14:paraId="439545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3:09 PM</w:t>
      </w:r>
    </w:p>
    <w:p w14:paraId="3CEE8BDB">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Okay, let’s connect at that time. I’ll be available.</w:t>
      </w:r>
    </w:p>
    <w:p w14:paraId="3CD0FCDC">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09591C6D">
      <w:pPr>
        <w:pStyle w:val="6"/>
        <w:keepNext w:val="0"/>
        <w:keepLines w:val="0"/>
        <w:widowControl/>
        <w:suppressLineNumbers w:val="0"/>
        <w:spacing w:before="96" w:beforeAutospacing="0" w:after="48" w:afterAutospacing="0" w:line="264" w:lineRule="atLeast"/>
        <w:ind w:left="0" w:right="48"/>
      </w:pPr>
      <w:r>
        <w:rPr>
          <w:rStyle w:val="7"/>
          <w:rFonts w:hint="default" w:ascii="Arial" w:hAnsi="Arial" w:eastAsia="Arial" w:cs="Arial"/>
          <w:i w:val="0"/>
          <w:iCs w:val="0"/>
          <w:caps w:val="0"/>
          <w:color w:val="1A1A1A"/>
          <w:spacing w:val="7"/>
          <w:sz w:val="21"/>
          <w:szCs w:val="21"/>
          <w:shd w:val="clear" w:fill="FFFFFF"/>
        </w:rPr>
        <w:t>Georgia Nnabuihe</w:t>
      </w:r>
      <w:r>
        <w:rPr>
          <w:rFonts w:hint="default" w:ascii="Arial" w:hAnsi="Arial" w:eastAsia="Arial" w:cs="Arial"/>
          <w:i w:val="0"/>
          <w:iCs w:val="0"/>
          <w:caps w:val="0"/>
          <w:color w:val="1A1A1A"/>
          <w:spacing w:val="7"/>
          <w:sz w:val="21"/>
          <w:szCs w:val="21"/>
          <w:shd w:val="clear" w:fill="FFFFFF"/>
        </w:rPr>
        <w:t xml:space="preserve"> created a Zoom meeting</w:t>
      </w:r>
    </w:p>
    <w:p w14:paraId="1379F4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18"/>
          <w:szCs w:val="18"/>
          <w:shd w:val="clear" w:fill="FFFFFF"/>
          <w:lang w:val="en-US" w:eastAsia="zh-CN" w:bidi="ar"/>
        </w:rPr>
        <w:t>3:59 PM</w:t>
      </w:r>
    </w:p>
    <w:p w14:paraId="68049BFB">
      <w:pPr>
        <w:keepNext w:val="0"/>
        <w:keepLines w:val="0"/>
        <w:widowControl/>
        <w:suppressLineNumbers w:val="0"/>
        <w:pBdr>
          <w:top w:val="none" w:color="auto" w:sz="0" w:space="0"/>
          <w:left w:val="none" w:color="auto" w:sz="0" w:space="0"/>
          <w:bottom w:val="none" w:color="auto" w:sz="0" w:space="0"/>
        </w:pBdr>
        <w:shd w:val="clear" w:fill="FFFFFF"/>
        <w:spacing w:before="194" w:beforeAutospacing="0"/>
        <w:ind w:left="0" w:right="146"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drawing>
          <wp:inline distT="0" distB="0" distL="114300" distR="114300">
            <wp:extent cx="304800" cy="304800"/>
            <wp:effectExtent l="0" t="0" r="0" b="0"/>
            <wp:docPr id="12"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descr="IMG_25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690DFB04">
      <w:pPr>
        <w:pStyle w:val="6"/>
        <w:keepNext w:val="0"/>
        <w:keepLines w:val="0"/>
        <w:widowControl/>
        <w:suppressLineNumbers w:val="0"/>
        <w:spacing w:before="194" w:beforeAutospacing="0" w:after="96" w:afterAutospacing="0" w:line="264" w:lineRule="atLeast"/>
        <w:ind w:left="0" w:right="48"/>
      </w:pPr>
      <w:r>
        <w:rPr>
          <w:rFonts w:hint="default" w:ascii="Arial" w:hAnsi="Arial" w:eastAsia="Arial" w:cs="Arial"/>
          <w:i w:val="0"/>
          <w:iCs w:val="0"/>
          <w:caps w:val="0"/>
          <w:color w:val="1A1A1A"/>
          <w:spacing w:val="7"/>
          <w:sz w:val="21"/>
          <w:szCs w:val="21"/>
          <w:shd w:val="clear" w:fill="FFFFFF"/>
        </w:rPr>
        <w:t xml:space="preserve">The meeting ended </w:t>
      </w:r>
      <w:r>
        <w:rPr>
          <w:rStyle w:val="4"/>
          <w:rFonts w:hint="default" w:ascii="Arial" w:hAnsi="Arial" w:eastAsia="Arial" w:cs="Arial"/>
          <w:i w:val="0"/>
          <w:iCs w:val="0"/>
          <w:caps w:val="0"/>
          <w:color w:val="1A1A1A"/>
          <w:spacing w:val="7"/>
          <w:sz w:val="21"/>
          <w:szCs w:val="21"/>
          <w:shd w:val="clear" w:fill="FFFFFF"/>
        </w:rPr>
        <w:t>(Duration: 15:46)</w:t>
      </w:r>
    </w:p>
    <w:p w14:paraId="38C94E22">
      <w:pPr>
        <w:keepNext w:val="0"/>
        <w:keepLines w:val="0"/>
        <w:widowControl/>
        <w:suppressLineNumbers w:val="0"/>
        <w:pBdr>
          <w:top w:val="none" w:color="auto" w:sz="0" w:space="0"/>
          <w:left w:val="none" w:color="auto" w:sz="0" w:space="0"/>
          <w:bottom w:val="none" w:color="auto" w:sz="0" w:space="0"/>
        </w:pBdr>
        <w:shd w:val="clear" w:fill="FFFFFF"/>
        <w:spacing w:before="144" w:beforeAutospacing="0"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t>Share feedback</w:t>
      </w: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 xml:space="preserve"> about the call quality</w:t>
      </w:r>
    </w:p>
    <w:p w14:paraId="54C5372D">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Are we scheduled for now?</w:t>
      </w:r>
    </w:p>
    <w:p w14:paraId="0CE611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4:05 PM</w:t>
      </w:r>
    </w:p>
    <w:p w14:paraId="4EFB173C">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lets connect at 10 pm as earlier scheduled</w:t>
      </w:r>
    </w:p>
    <w:p w14:paraId="08293938">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25826E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4:06 PM</w:t>
      </w:r>
    </w:p>
    <w:p w14:paraId="1201B105">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Okay</w:t>
      </w:r>
    </w:p>
    <w:p w14:paraId="3835A0D9">
      <w:pPr>
        <w:pStyle w:val="6"/>
        <w:keepNext w:val="0"/>
        <w:keepLines w:val="0"/>
        <w:widowControl/>
        <w:suppressLineNumbers w:val="0"/>
        <w:spacing w:before="96" w:beforeAutospacing="0" w:after="48" w:afterAutospacing="0" w:line="264" w:lineRule="atLeast"/>
        <w:ind w:left="0" w:right="48"/>
      </w:pPr>
      <w:r>
        <w:rPr>
          <w:rFonts w:hint="default" w:ascii="Arial" w:hAnsi="Arial" w:eastAsia="Arial" w:cs="Arial"/>
          <w:i w:val="0"/>
          <w:iCs w:val="0"/>
          <w:caps w:val="0"/>
          <w:color w:val="1A1A1A"/>
          <w:spacing w:val="7"/>
          <w:sz w:val="21"/>
          <w:szCs w:val="21"/>
          <w:shd w:val="clear" w:fill="FFFFFF"/>
        </w:rPr>
        <w:t>Upwork video meeting starts in 30 minutes</w:t>
      </w:r>
    </w:p>
    <w:p w14:paraId="3DEE31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FFFFFF"/>
          <w:spacing w:val="7"/>
          <w:kern w:val="0"/>
          <w:sz w:val="13"/>
          <w:szCs w:val="13"/>
          <w:bdr w:val="none" w:color="auto" w:sz="0" w:space="0"/>
          <w:shd w:val="clear" w:fill="FFFFFF"/>
          <w:lang w:val="en-US" w:eastAsia="zh-CN" w:bidi="ar"/>
        </w:rPr>
        <w:t>APP</w:t>
      </w:r>
      <w:r>
        <w:rPr>
          <w:rFonts w:hint="default" w:ascii="Arial" w:hAnsi="Arial" w:eastAsia="Arial" w:cs="Arial"/>
          <w:i w:val="0"/>
          <w:iCs w:val="0"/>
          <w:caps w:val="0"/>
          <w:color w:val="1A1A1A"/>
          <w:spacing w:val="7"/>
          <w:kern w:val="0"/>
          <w:sz w:val="18"/>
          <w:szCs w:val="18"/>
          <w:shd w:val="clear" w:fill="FFFFFF"/>
          <w:lang w:val="en-US" w:eastAsia="zh-CN" w:bidi="ar"/>
        </w:rPr>
        <w:t>9:30 PM</w:t>
      </w:r>
    </w:p>
    <w:p w14:paraId="7A3723E2">
      <w:pPr>
        <w:pStyle w:val="6"/>
        <w:keepNext w:val="0"/>
        <w:keepLines w:val="0"/>
        <w:widowControl/>
        <w:suppressLineNumbers w:val="0"/>
        <w:spacing w:before="194" w:beforeAutospacing="0" w:after="96" w:afterAutospacing="0" w:line="264" w:lineRule="atLeast"/>
        <w:ind w:left="0" w:right="48"/>
      </w:pPr>
      <w:r>
        <w:rPr>
          <w:rFonts w:hint="default" w:ascii="Arial" w:hAnsi="Arial" w:eastAsia="Arial" w:cs="Arial"/>
          <w:i w:val="0"/>
          <w:iCs w:val="0"/>
          <w:caps w:val="0"/>
          <w:color w:val="1A1A1A"/>
          <w:spacing w:val="7"/>
          <w:sz w:val="21"/>
          <w:szCs w:val="21"/>
          <w:shd w:val="clear" w:fill="FFFFFF"/>
        </w:rPr>
        <w:t>Date: Aug 19, 2026</w:t>
      </w:r>
    </w:p>
    <w:p w14:paraId="1D7463C3">
      <w:pPr>
        <w:pStyle w:val="6"/>
        <w:keepNext w:val="0"/>
        <w:keepLines w:val="0"/>
        <w:widowControl/>
        <w:suppressLineNumbers w:val="0"/>
        <w:spacing w:before="194" w:beforeAutospacing="0" w:after="96" w:afterAutospacing="0" w:line="264" w:lineRule="atLeast"/>
        <w:ind w:left="0" w:right="48"/>
      </w:pPr>
      <w:r>
        <w:rPr>
          <w:rFonts w:hint="default" w:ascii="Arial" w:hAnsi="Arial" w:eastAsia="Arial" w:cs="Arial"/>
          <w:i w:val="0"/>
          <w:iCs w:val="0"/>
          <w:caps w:val="0"/>
          <w:color w:val="1A1A1A"/>
          <w:spacing w:val="7"/>
          <w:sz w:val="21"/>
          <w:szCs w:val="21"/>
          <w:shd w:val="clear" w:fill="FFFFFF"/>
        </w:rPr>
        <w:t>Time: 10:00 PM - 10:30 PM (PKT)</w:t>
      </w:r>
    </w:p>
    <w:p w14:paraId="5E0881EA">
      <w:pPr>
        <w:keepNext w:val="0"/>
        <w:keepLines w:val="0"/>
        <w:widowControl/>
        <w:suppressLineNumbers w:val="0"/>
        <w:pBdr>
          <w:top w:val="none" w:color="auto" w:sz="0" w:space="0"/>
          <w:left w:val="none" w:color="auto" w:sz="0" w:space="0"/>
          <w:bottom w:val="none" w:color="auto" w:sz="0" w:space="0"/>
        </w:pBdr>
        <w:shd w:val="clear" w:fill="FFFFFF"/>
        <w:spacing w:before="0" w:beforeAutospacing="0"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t>Join meeting</w:t>
      </w:r>
    </w:p>
    <w:p w14:paraId="7ECAFC5F">
      <w:pPr>
        <w:pStyle w:val="6"/>
        <w:keepNext w:val="0"/>
        <w:keepLines w:val="0"/>
        <w:widowControl/>
        <w:suppressLineNumbers w:val="0"/>
        <w:spacing w:before="96" w:beforeAutospacing="0" w:after="48" w:afterAutospacing="0" w:line="264" w:lineRule="atLeast"/>
        <w:ind w:left="0" w:right="48"/>
      </w:pPr>
      <w:r>
        <w:rPr>
          <w:rFonts w:hint="default" w:ascii="Arial" w:hAnsi="Arial" w:eastAsia="Arial" w:cs="Arial"/>
          <w:i w:val="0"/>
          <w:iCs w:val="0"/>
          <w:caps w:val="0"/>
          <w:color w:val="1A1A1A"/>
          <w:spacing w:val="7"/>
          <w:sz w:val="21"/>
          <w:szCs w:val="21"/>
          <w:shd w:val="clear" w:fill="FFFFFF"/>
        </w:rPr>
        <w:t>Upwork video meeting starts in 1 minute</w:t>
      </w:r>
    </w:p>
    <w:p w14:paraId="42B39B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FFFFFF"/>
          <w:spacing w:val="7"/>
          <w:kern w:val="0"/>
          <w:sz w:val="13"/>
          <w:szCs w:val="13"/>
          <w:bdr w:val="none" w:color="auto" w:sz="0" w:space="0"/>
          <w:shd w:val="clear" w:fill="FFFFFF"/>
          <w:lang w:val="en-US" w:eastAsia="zh-CN" w:bidi="ar"/>
        </w:rPr>
        <w:t>APP</w:t>
      </w:r>
      <w:r>
        <w:rPr>
          <w:rFonts w:hint="default" w:ascii="Arial" w:hAnsi="Arial" w:eastAsia="Arial" w:cs="Arial"/>
          <w:i w:val="0"/>
          <w:iCs w:val="0"/>
          <w:caps w:val="0"/>
          <w:color w:val="1A1A1A"/>
          <w:spacing w:val="7"/>
          <w:kern w:val="0"/>
          <w:sz w:val="18"/>
          <w:szCs w:val="18"/>
          <w:shd w:val="clear" w:fill="FFFFFF"/>
          <w:lang w:val="en-US" w:eastAsia="zh-CN" w:bidi="ar"/>
        </w:rPr>
        <w:t>9:59 PM</w:t>
      </w:r>
    </w:p>
    <w:p w14:paraId="6AA5D75A">
      <w:pPr>
        <w:pStyle w:val="6"/>
        <w:keepNext w:val="0"/>
        <w:keepLines w:val="0"/>
        <w:widowControl/>
        <w:suppressLineNumbers w:val="0"/>
        <w:spacing w:before="194" w:beforeAutospacing="0" w:after="96" w:afterAutospacing="0" w:line="264" w:lineRule="atLeast"/>
        <w:ind w:left="0" w:right="48"/>
      </w:pPr>
      <w:r>
        <w:rPr>
          <w:rFonts w:hint="default" w:ascii="Arial" w:hAnsi="Arial" w:eastAsia="Arial" w:cs="Arial"/>
          <w:i w:val="0"/>
          <w:iCs w:val="0"/>
          <w:caps w:val="0"/>
          <w:color w:val="1A1A1A"/>
          <w:spacing w:val="7"/>
          <w:sz w:val="21"/>
          <w:szCs w:val="21"/>
          <w:shd w:val="clear" w:fill="FFFFFF"/>
        </w:rPr>
        <w:t>Date: Aug 19, 2026</w:t>
      </w:r>
    </w:p>
    <w:p w14:paraId="27AC125F">
      <w:pPr>
        <w:pStyle w:val="6"/>
        <w:keepNext w:val="0"/>
        <w:keepLines w:val="0"/>
        <w:widowControl/>
        <w:suppressLineNumbers w:val="0"/>
        <w:spacing w:before="194" w:beforeAutospacing="0" w:after="96" w:afterAutospacing="0" w:line="264" w:lineRule="atLeast"/>
        <w:ind w:left="0" w:right="48"/>
      </w:pPr>
      <w:r>
        <w:rPr>
          <w:rFonts w:hint="default" w:ascii="Arial" w:hAnsi="Arial" w:eastAsia="Arial" w:cs="Arial"/>
          <w:i w:val="0"/>
          <w:iCs w:val="0"/>
          <w:caps w:val="0"/>
          <w:color w:val="1A1A1A"/>
          <w:spacing w:val="7"/>
          <w:sz w:val="21"/>
          <w:szCs w:val="21"/>
          <w:shd w:val="clear" w:fill="FFFFFF"/>
        </w:rPr>
        <w:t>Time: 10:00 PM - 10:30 PM (PKT)</w:t>
      </w:r>
    </w:p>
    <w:p w14:paraId="4E144C06">
      <w:pPr>
        <w:keepNext w:val="0"/>
        <w:keepLines w:val="0"/>
        <w:widowControl/>
        <w:suppressLineNumbers w:val="0"/>
        <w:pBdr>
          <w:top w:val="none" w:color="auto" w:sz="0" w:space="0"/>
          <w:left w:val="none" w:color="auto" w:sz="0" w:space="0"/>
          <w:bottom w:val="none" w:color="auto" w:sz="0" w:space="0"/>
        </w:pBdr>
        <w:shd w:val="clear" w:fill="FFFFFF"/>
        <w:spacing w:before="0" w:beforeAutospacing="0"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t>Join meeting</w:t>
      </w:r>
    </w:p>
    <w:p w14:paraId="110EF7B4">
      <w:pPr>
        <w:pStyle w:val="6"/>
        <w:keepNext w:val="0"/>
        <w:keepLines w:val="0"/>
        <w:widowControl/>
        <w:suppressLineNumbers w:val="0"/>
        <w:spacing w:before="96" w:beforeAutospacing="0" w:after="48" w:afterAutospacing="0" w:line="264" w:lineRule="atLeast"/>
        <w:ind w:left="0" w:right="48"/>
      </w:pPr>
      <w:r>
        <w:rPr>
          <w:rStyle w:val="7"/>
          <w:rFonts w:hint="default" w:ascii="Arial" w:hAnsi="Arial" w:eastAsia="Arial" w:cs="Arial"/>
          <w:i w:val="0"/>
          <w:iCs w:val="0"/>
          <w:caps w:val="0"/>
          <w:color w:val="1A1A1A"/>
          <w:spacing w:val="7"/>
          <w:sz w:val="21"/>
          <w:szCs w:val="21"/>
          <w:shd w:val="clear" w:fill="FFFFFF"/>
        </w:rPr>
        <w:t>Imran Nasir</w:t>
      </w:r>
      <w:r>
        <w:rPr>
          <w:rFonts w:hint="default" w:ascii="Arial" w:hAnsi="Arial" w:eastAsia="Arial" w:cs="Arial"/>
          <w:i w:val="0"/>
          <w:iCs w:val="0"/>
          <w:caps w:val="0"/>
          <w:color w:val="1A1A1A"/>
          <w:spacing w:val="7"/>
          <w:sz w:val="21"/>
          <w:szCs w:val="21"/>
          <w:shd w:val="clear" w:fill="FFFFFF"/>
        </w:rPr>
        <w:t xml:space="preserve"> started an Upwork video meeting</w:t>
      </w:r>
    </w:p>
    <w:p w14:paraId="3E648A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18"/>
          <w:szCs w:val="18"/>
          <w:shd w:val="clear" w:fill="FFFFFF"/>
          <w:lang w:val="en-US" w:eastAsia="zh-CN" w:bidi="ar"/>
        </w:rPr>
        <w:t>9:59 PM</w:t>
      </w:r>
    </w:p>
    <w:p w14:paraId="33F2F019">
      <w:pPr>
        <w:keepNext w:val="0"/>
        <w:keepLines w:val="0"/>
        <w:widowControl/>
        <w:suppressLineNumbers w:val="0"/>
        <w:pBdr>
          <w:top w:val="none" w:color="auto" w:sz="0" w:space="0"/>
          <w:left w:val="none" w:color="auto" w:sz="0" w:space="0"/>
          <w:bottom w:val="none" w:color="auto" w:sz="0" w:space="0"/>
        </w:pBdr>
        <w:shd w:val="clear" w:fill="FFFFFF"/>
        <w:spacing w:before="194" w:beforeAutospacing="0"/>
        <w:ind w:left="0" w:right="146"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drawing>
          <wp:inline distT="0" distB="0" distL="114300" distR="114300">
            <wp:extent cx="304800" cy="304800"/>
            <wp:effectExtent l="0" t="0" r="0" b="0"/>
            <wp:docPr id="13"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descr="IMG_258"/>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61BB9771">
      <w:pPr>
        <w:pStyle w:val="6"/>
        <w:keepNext w:val="0"/>
        <w:keepLines w:val="0"/>
        <w:widowControl/>
        <w:suppressLineNumbers w:val="0"/>
        <w:spacing w:before="194" w:beforeAutospacing="0" w:after="96" w:afterAutospacing="0" w:line="264" w:lineRule="atLeast"/>
        <w:ind w:left="0" w:right="48"/>
      </w:pPr>
      <w:r>
        <w:rPr>
          <w:rStyle w:val="7"/>
          <w:rFonts w:hint="default" w:ascii="Arial" w:hAnsi="Arial" w:eastAsia="Arial" w:cs="Arial"/>
          <w:i w:val="0"/>
          <w:iCs w:val="0"/>
          <w:caps w:val="0"/>
          <w:color w:val="1A1A1A"/>
          <w:spacing w:val="7"/>
          <w:sz w:val="21"/>
          <w:szCs w:val="21"/>
          <w:shd w:val="clear" w:fill="FFFFFF"/>
        </w:rPr>
        <w:t>The meeting ended (duration 10:44)</w:t>
      </w:r>
    </w:p>
    <w:p w14:paraId="1BD10F15">
      <w:pPr>
        <w:pStyle w:val="6"/>
        <w:keepNext w:val="0"/>
        <w:keepLines w:val="0"/>
        <w:widowControl/>
        <w:suppressLineNumbers w:val="0"/>
        <w:spacing w:before="194" w:beforeAutospacing="0" w:after="96" w:afterAutospacing="0" w:line="264" w:lineRule="atLeast"/>
        <w:ind w:left="0" w:right="48"/>
      </w:pPr>
      <w:r>
        <w:rPr>
          <w:rFonts w:hint="default" w:ascii="Arial" w:hAnsi="Arial" w:eastAsia="Arial" w:cs="Arial"/>
          <w:b/>
          <w:bCs/>
          <w:i w:val="0"/>
          <w:iCs w:val="0"/>
          <w:caps w:val="0"/>
          <w:color w:val="108A00"/>
          <w:spacing w:val="7"/>
          <w:sz w:val="21"/>
          <w:szCs w:val="21"/>
          <w:u w:val="none"/>
          <w:shd w:val="clear" w:fill="FFFFFF"/>
        </w:rPr>
        <w:fldChar w:fldCharType="begin"/>
      </w:r>
      <w:r>
        <w:rPr>
          <w:rFonts w:hint="default" w:ascii="Arial" w:hAnsi="Arial" w:eastAsia="Arial" w:cs="Arial"/>
          <w:b/>
          <w:bCs/>
          <w:i w:val="0"/>
          <w:iCs w:val="0"/>
          <w:caps w:val="0"/>
          <w:color w:val="108A00"/>
          <w:spacing w:val="7"/>
          <w:sz w:val="21"/>
          <w:szCs w:val="21"/>
          <w:u w:val="none"/>
          <w:shd w:val="clear" w:fill="FFFFFF"/>
        </w:rPr>
        <w:instrText xml:space="preserve"> HYPERLINK "https://support.upwork.com/hc/en-us/articles/33768351094419" </w:instrText>
      </w:r>
      <w:r>
        <w:rPr>
          <w:rFonts w:hint="default" w:ascii="Arial" w:hAnsi="Arial" w:eastAsia="Arial" w:cs="Arial"/>
          <w:b/>
          <w:bCs/>
          <w:i w:val="0"/>
          <w:iCs w:val="0"/>
          <w:caps w:val="0"/>
          <w:color w:val="108A00"/>
          <w:spacing w:val="7"/>
          <w:sz w:val="21"/>
          <w:szCs w:val="21"/>
          <w:u w:val="none"/>
          <w:shd w:val="clear" w:fill="FFFFFF"/>
        </w:rPr>
        <w:fldChar w:fldCharType="separate"/>
      </w:r>
      <w:r>
        <w:rPr>
          <w:rStyle w:val="5"/>
          <w:rFonts w:hint="default" w:ascii="Arial" w:hAnsi="Arial" w:eastAsia="Arial" w:cs="Arial"/>
          <w:b/>
          <w:bCs/>
          <w:i w:val="0"/>
          <w:iCs w:val="0"/>
          <w:caps w:val="0"/>
          <w:color w:val="108A00"/>
          <w:spacing w:val="7"/>
          <w:sz w:val="21"/>
          <w:szCs w:val="21"/>
          <w:u w:val="none"/>
          <w:shd w:val="clear" w:fill="FFFFFF"/>
        </w:rPr>
        <w:t>How it works</w:t>
      </w:r>
      <w:r>
        <w:rPr>
          <w:rFonts w:hint="default" w:ascii="Arial" w:hAnsi="Arial" w:eastAsia="Arial" w:cs="Arial"/>
          <w:b/>
          <w:bCs/>
          <w:i w:val="0"/>
          <w:iCs w:val="0"/>
          <w:caps w:val="0"/>
          <w:color w:val="108A00"/>
          <w:spacing w:val="7"/>
          <w:sz w:val="21"/>
          <w:szCs w:val="21"/>
          <w:u w:val="none"/>
          <w:shd w:val="clear" w:fill="FFFFFF"/>
        </w:rPr>
        <w:fldChar w:fldCharType="end"/>
      </w:r>
    </w:p>
    <w:p w14:paraId="3F96F8EF">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joining</w:t>
      </w:r>
    </w:p>
    <w:p w14:paraId="160DAFA2">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29D7B098">
      <w:pPr>
        <w:pStyle w:val="6"/>
        <w:keepNext w:val="0"/>
        <w:keepLines w:val="0"/>
        <w:widowControl/>
        <w:suppressLineNumbers w:val="0"/>
        <w:spacing w:before="96" w:beforeAutospacing="0" w:after="48" w:afterAutospacing="0" w:line="264" w:lineRule="atLeast"/>
        <w:ind w:left="0" w:right="48"/>
      </w:pPr>
      <w:r>
        <w:rPr>
          <w:rStyle w:val="7"/>
          <w:rFonts w:hint="default" w:ascii="Arial" w:hAnsi="Arial" w:eastAsia="Arial" w:cs="Arial"/>
          <w:i w:val="0"/>
          <w:iCs w:val="0"/>
          <w:caps w:val="0"/>
          <w:color w:val="1A1A1A"/>
          <w:spacing w:val="7"/>
          <w:sz w:val="21"/>
          <w:szCs w:val="21"/>
          <w:shd w:val="clear" w:fill="FFFFFF"/>
        </w:rPr>
        <w:t>Georgia Nnabuihe</w:t>
      </w:r>
      <w:r>
        <w:rPr>
          <w:rFonts w:hint="default" w:ascii="Arial" w:hAnsi="Arial" w:eastAsia="Arial" w:cs="Arial"/>
          <w:i w:val="0"/>
          <w:iCs w:val="0"/>
          <w:caps w:val="0"/>
          <w:color w:val="1A1A1A"/>
          <w:spacing w:val="7"/>
          <w:sz w:val="21"/>
          <w:szCs w:val="21"/>
          <w:shd w:val="clear" w:fill="FFFFFF"/>
        </w:rPr>
        <w:t xml:space="preserve"> created a Zoom meeting</w:t>
      </w:r>
    </w:p>
    <w:p w14:paraId="7F6512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18"/>
          <w:szCs w:val="18"/>
          <w:shd w:val="clear" w:fill="FFFFFF"/>
          <w:lang w:val="en-US" w:eastAsia="zh-CN" w:bidi="ar"/>
        </w:rPr>
        <w:t>10:12 PM</w:t>
      </w:r>
    </w:p>
    <w:p w14:paraId="03B2F71B">
      <w:pPr>
        <w:keepNext w:val="0"/>
        <w:keepLines w:val="0"/>
        <w:widowControl/>
        <w:suppressLineNumbers w:val="0"/>
        <w:pBdr>
          <w:top w:val="none" w:color="auto" w:sz="0" w:space="0"/>
          <w:left w:val="none" w:color="auto" w:sz="0" w:space="0"/>
          <w:bottom w:val="none" w:color="auto" w:sz="0" w:space="0"/>
        </w:pBdr>
        <w:shd w:val="clear" w:fill="FFFFFF"/>
        <w:spacing w:before="194" w:beforeAutospacing="0"/>
        <w:ind w:left="0" w:right="146"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drawing>
          <wp:inline distT="0" distB="0" distL="114300" distR="114300">
            <wp:extent cx="304800" cy="304800"/>
            <wp:effectExtent l="0" t="0" r="0" b="0"/>
            <wp:docPr id="9"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IMG_259"/>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78BDA818">
      <w:pPr>
        <w:pStyle w:val="6"/>
        <w:keepNext w:val="0"/>
        <w:keepLines w:val="0"/>
        <w:widowControl/>
        <w:suppressLineNumbers w:val="0"/>
        <w:spacing w:before="194" w:beforeAutospacing="0" w:after="96" w:afterAutospacing="0" w:line="264" w:lineRule="atLeast"/>
        <w:ind w:left="0" w:right="48"/>
      </w:pPr>
      <w:r>
        <w:rPr>
          <w:rFonts w:hint="default" w:ascii="Arial" w:hAnsi="Arial" w:eastAsia="Arial" w:cs="Arial"/>
          <w:i w:val="0"/>
          <w:iCs w:val="0"/>
          <w:caps w:val="0"/>
          <w:color w:val="1A1A1A"/>
          <w:spacing w:val="7"/>
          <w:sz w:val="21"/>
          <w:szCs w:val="21"/>
          <w:shd w:val="clear" w:fill="FFFFFF"/>
        </w:rPr>
        <w:t xml:space="preserve">The meeting ended </w:t>
      </w:r>
      <w:r>
        <w:rPr>
          <w:rStyle w:val="4"/>
          <w:rFonts w:hint="default" w:ascii="Arial" w:hAnsi="Arial" w:eastAsia="Arial" w:cs="Arial"/>
          <w:i w:val="0"/>
          <w:iCs w:val="0"/>
          <w:caps w:val="0"/>
          <w:color w:val="1A1A1A"/>
          <w:spacing w:val="7"/>
          <w:sz w:val="21"/>
          <w:szCs w:val="21"/>
          <w:shd w:val="clear" w:fill="FFFFFF"/>
        </w:rPr>
        <w:t>(Duration: 07:07)</w:t>
      </w:r>
    </w:p>
    <w:p w14:paraId="5C61E8F8">
      <w:pPr>
        <w:keepNext w:val="0"/>
        <w:keepLines w:val="0"/>
        <w:widowControl/>
        <w:suppressLineNumbers w:val="0"/>
        <w:pBdr>
          <w:top w:val="none" w:color="auto" w:sz="0" w:space="0"/>
          <w:left w:val="none" w:color="auto" w:sz="0" w:space="0"/>
          <w:bottom w:val="none" w:color="auto" w:sz="0" w:space="0"/>
        </w:pBdr>
        <w:shd w:val="clear" w:fill="FFFFFF"/>
        <w:spacing w:before="144" w:beforeAutospacing="0"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t>Share feedback</w:t>
      </w: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 xml:space="preserve"> about the call quality</w:t>
      </w:r>
    </w:p>
    <w:p w14:paraId="1B4BFC43">
      <w:pPr>
        <w:keepNext w:val="0"/>
        <w:keepLines w:val="0"/>
        <w:widowControl/>
        <w:suppressLineNumbers w:val="0"/>
        <w:pBdr>
          <w:top w:val="none" w:color="auto" w:sz="0" w:space="0"/>
          <w:bottom w:val="none" w:color="auto" w:sz="0" w:space="0"/>
        </w:pBdr>
        <w:shd w:val="clear" w:fill="FFFFFF"/>
        <w:spacing w:before="96" w:beforeAutospacing="0" w:after="48" w:afterAutospacing="0" w:line="264" w:lineRule="atLeast"/>
        <w:ind w:left="0" w:firstLine="0"/>
        <w:jc w:val="left"/>
        <w:rPr>
          <w:rFonts w:hint="default" w:ascii="Arial" w:hAnsi="Arial" w:eastAsia="Arial" w:cs="Arial"/>
          <w:i w:val="0"/>
          <w:iCs w:val="0"/>
          <w:caps w:val="0"/>
          <w:color w:val="656D7B"/>
          <w:spacing w:val="7"/>
          <w:sz w:val="21"/>
          <w:szCs w:val="21"/>
        </w:rPr>
      </w:pPr>
      <w:r>
        <w:rPr>
          <w:rFonts w:hint="default" w:ascii="Arial" w:hAnsi="Arial" w:eastAsia="Arial" w:cs="Arial"/>
          <w:i w:val="0"/>
          <w:iCs w:val="0"/>
          <w:caps w:val="0"/>
          <w:color w:val="656D7B"/>
          <w:spacing w:val="7"/>
          <w:kern w:val="0"/>
          <w:sz w:val="21"/>
          <w:szCs w:val="21"/>
          <w:bdr w:val="none" w:color="auto" w:sz="0" w:space="0"/>
          <w:shd w:val="clear" w:fill="FFFFFF"/>
          <w:lang w:val="en-US" w:eastAsia="zh-CN" w:bidi="ar"/>
        </w:rPr>
        <w:t>Thursday, Aug 20</w:t>
      </w:r>
    </w:p>
    <w:p w14:paraId="3F47AC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12:59 AM</w:t>
      </w:r>
    </w:p>
    <w:p w14:paraId="77480095">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b/>
          <w:bCs/>
          <w:i w:val="0"/>
          <w:iCs w:val="0"/>
          <w:caps w:val="0"/>
          <w:color w:val="108A00"/>
          <w:spacing w:val="7"/>
          <w:sz w:val="21"/>
          <w:szCs w:val="21"/>
          <w:u w:val="none"/>
          <w:shd w:val="clear" w:fill="FFFFFF"/>
        </w:rPr>
        <w:fldChar w:fldCharType="begin"/>
      </w:r>
      <w:r>
        <w:rPr>
          <w:rFonts w:hint="default" w:ascii="Arial" w:hAnsi="Arial" w:eastAsia="Arial" w:cs="Arial"/>
          <w:b/>
          <w:bCs/>
          <w:i w:val="0"/>
          <w:iCs w:val="0"/>
          <w:caps w:val="0"/>
          <w:color w:val="108A00"/>
          <w:spacing w:val="7"/>
          <w:sz w:val="21"/>
          <w:szCs w:val="21"/>
          <w:u w:val="none"/>
          <w:shd w:val="clear" w:fill="FFFFFF"/>
        </w:rPr>
        <w:instrText xml:space="preserve"> HYPERLINK "https://docs.google.com/document/d/1F2KaBXWw3rqSBnajIW6WCXsuIP1E2Tiy/edit?usp=sharing&amp;ouid=110337875092082177880&amp;rtpof=true&amp;sd=true" </w:instrText>
      </w:r>
      <w:r>
        <w:rPr>
          <w:rFonts w:hint="default" w:ascii="Arial" w:hAnsi="Arial" w:eastAsia="Arial" w:cs="Arial"/>
          <w:b/>
          <w:bCs/>
          <w:i w:val="0"/>
          <w:iCs w:val="0"/>
          <w:caps w:val="0"/>
          <w:color w:val="108A00"/>
          <w:spacing w:val="7"/>
          <w:sz w:val="21"/>
          <w:szCs w:val="21"/>
          <w:u w:val="none"/>
          <w:shd w:val="clear" w:fill="FFFFFF"/>
        </w:rPr>
        <w:fldChar w:fldCharType="separate"/>
      </w:r>
      <w:r>
        <w:rPr>
          <w:rStyle w:val="5"/>
          <w:rFonts w:hint="default" w:ascii="Arial" w:hAnsi="Arial" w:eastAsia="Arial" w:cs="Arial"/>
          <w:b/>
          <w:bCs/>
          <w:i w:val="0"/>
          <w:iCs w:val="0"/>
          <w:caps w:val="0"/>
          <w:color w:val="108A00"/>
          <w:spacing w:val="7"/>
          <w:sz w:val="21"/>
          <w:szCs w:val="21"/>
          <w:u w:val="none"/>
          <w:shd w:val="clear" w:fill="FFFFFF"/>
        </w:rPr>
        <w:t>https://docs.google.com/document/d/1F2KaBXWw3rqSBnajIW6WCXsuIP1E2Tiy/edit?usp=sharing&amp;ouid=110337875092082177880&amp;rtpof=true&amp;sd=true</w:t>
      </w:r>
      <w:r>
        <w:rPr>
          <w:rFonts w:hint="default" w:ascii="Arial" w:hAnsi="Arial" w:eastAsia="Arial" w:cs="Arial"/>
          <w:b/>
          <w:bCs/>
          <w:i w:val="0"/>
          <w:iCs w:val="0"/>
          <w:caps w:val="0"/>
          <w:color w:val="108A00"/>
          <w:spacing w:val="7"/>
          <w:sz w:val="21"/>
          <w:szCs w:val="21"/>
          <w:u w:val="none"/>
          <w:shd w:val="clear" w:fill="FFFFFF"/>
        </w:rPr>
        <w:fldChar w:fldCharType="end"/>
      </w:r>
    </w:p>
    <w:p w14:paraId="213E6E37">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67397F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1:39 AM</w:t>
      </w:r>
    </w:p>
    <w:p w14:paraId="4003B395">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Hello Imran, thank you for this information. My team and I will need more time with this document. We will return it within 24-72 hours. At that time we will request a final meeting to walk through the information together. We noticed that you need more clarification on some of the expressions used such as “Students are the main users of the platform,” and “Anyone can apply to become a teacher” or “Teachers create courses” or “Subscriptions” or “Teachers taking attendance” or “fixed uniform costs” among a few other things.</w:t>
      </w:r>
    </w:p>
    <w:p w14:paraId="15F4253B">
      <w:pPr>
        <w:pStyle w:val="6"/>
        <w:keepNext w:val="0"/>
        <w:keepLines w:val="0"/>
        <w:widowControl/>
        <w:suppressLineNumbers w:val="0"/>
        <w:spacing w:before="96" w:beforeAutospacing="0" w:after="0" w:afterAutospacing="0" w:line="18" w:lineRule="atLeast"/>
        <w:ind w:left="0" w:right="48"/>
      </w:pPr>
    </w:p>
    <w:p w14:paraId="4823D024">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We think we need to provide the mock ups with a Step by Step explanation which they clearly present.</w:t>
      </w:r>
    </w:p>
    <w:p w14:paraId="3FBD6616">
      <w:pPr>
        <w:pStyle w:val="6"/>
        <w:keepNext w:val="0"/>
        <w:keepLines w:val="0"/>
        <w:widowControl/>
        <w:suppressLineNumbers w:val="0"/>
        <w:spacing w:before="96" w:beforeAutospacing="0" w:after="0" w:afterAutospacing="0" w:line="18" w:lineRule="atLeast"/>
        <w:ind w:left="0" w:right="48"/>
      </w:pPr>
    </w:p>
    <w:p w14:paraId="23BD1B92">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We need to finish them up and present these yo you with this document to ensure we are on the same page.</w:t>
      </w:r>
    </w:p>
    <w:p w14:paraId="38A193D1">
      <w:pPr>
        <w:pStyle w:val="6"/>
        <w:keepNext w:val="0"/>
        <w:keepLines w:val="0"/>
        <w:widowControl/>
        <w:suppressLineNumbers w:val="0"/>
        <w:spacing w:before="96" w:beforeAutospacing="0" w:after="0" w:afterAutospacing="0" w:line="18" w:lineRule="atLeast"/>
        <w:ind w:left="0" w:right="48"/>
      </w:pPr>
    </w:p>
    <w:p w14:paraId="3472C2CC">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We also want to submit all the tools you need with the payment and detailed documents (and any clarifications you need based on the wordings you used to explain some steps in this document).</w:t>
      </w:r>
    </w:p>
    <w:p w14:paraId="772EAA11">
      <w:pPr>
        <w:pStyle w:val="6"/>
        <w:keepNext w:val="0"/>
        <w:keepLines w:val="0"/>
        <w:widowControl/>
        <w:suppressLineNumbers w:val="0"/>
        <w:spacing w:before="96" w:beforeAutospacing="0" w:after="0" w:afterAutospacing="0" w:line="18" w:lineRule="atLeast"/>
        <w:ind w:left="0" w:right="48"/>
      </w:pPr>
    </w:p>
    <w:p w14:paraId="48198B9C">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So whatever tools we need to send you like a paystack account or Next. Js or Vercel or anything else, we need to know how to submit them to you (when to submit them if we will need to).</w:t>
      </w:r>
    </w:p>
    <w:p w14:paraId="7DAEA778">
      <w:pPr>
        <w:pStyle w:val="6"/>
        <w:keepNext w:val="0"/>
        <w:keepLines w:val="0"/>
        <w:widowControl/>
        <w:suppressLineNumbers w:val="0"/>
        <w:spacing w:before="96" w:beforeAutospacing="0" w:after="0" w:afterAutospacing="0" w:line="18" w:lineRule="atLeast"/>
        <w:ind w:left="0" w:right="48"/>
      </w:pPr>
    </w:p>
    <w:p w14:paraId="2CD91313">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We have a Logo. We are not using anything currently on the website.</w:t>
      </w:r>
    </w:p>
    <w:p w14:paraId="7FBF3176">
      <w:pPr>
        <w:pStyle w:val="6"/>
        <w:keepNext w:val="0"/>
        <w:keepLines w:val="0"/>
        <w:widowControl/>
        <w:suppressLineNumbers w:val="0"/>
        <w:spacing w:before="96" w:beforeAutospacing="0" w:after="0" w:afterAutospacing="0" w:line="18" w:lineRule="atLeast"/>
        <w:ind w:left="0" w:right="48"/>
      </w:pPr>
    </w:p>
    <w:p w14:paraId="4C306D61">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Thank you for your patience as we noticed that documents are being sent to us and communications made in one word or no greeting. We want a positive, professional experience overall and are growing concerned about the way you have shifted communicating to being very casual.</w:t>
      </w:r>
    </w:p>
    <w:p w14:paraId="2F3F4EA5">
      <w:pPr>
        <w:pStyle w:val="6"/>
        <w:keepNext w:val="0"/>
        <w:keepLines w:val="0"/>
        <w:widowControl/>
        <w:suppressLineNumbers w:val="0"/>
        <w:spacing w:before="96" w:beforeAutospacing="0" w:after="0" w:afterAutospacing="0" w:line="18" w:lineRule="atLeast"/>
        <w:ind w:left="0" w:right="48"/>
      </w:pPr>
    </w:p>
    <w:p w14:paraId="6CBC0782">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Another concern is we have not been able to see who we are speaking with.</w:t>
      </w:r>
    </w:p>
    <w:p w14:paraId="5D1D9A0F">
      <w:pPr>
        <w:pStyle w:val="6"/>
        <w:keepNext w:val="0"/>
        <w:keepLines w:val="0"/>
        <w:widowControl/>
        <w:suppressLineNumbers w:val="0"/>
        <w:spacing w:before="96" w:beforeAutospacing="0" w:after="0" w:afterAutospacing="0" w:line="18" w:lineRule="atLeast"/>
        <w:ind w:left="0" w:right="48"/>
      </w:pPr>
    </w:p>
    <w:p w14:paraId="5CE00FFF">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Before we move forward we want to ensure we will not have any reason to not feel completely satisfied.</w:t>
      </w:r>
    </w:p>
    <w:p w14:paraId="7AD058CD">
      <w:pPr>
        <w:pStyle w:val="6"/>
        <w:keepNext w:val="0"/>
        <w:keepLines w:val="0"/>
        <w:widowControl/>
        <w:suppressLineNumbers w:val="0"/>
        <w:spacing w:before="96" w:beforeAutospacing="0" w:after="0" w:afterAutospacing="0" w:line="18" w:lineRule="atLeast"/>
        <w:ind w:left="0" w:right="48"/>
      </w:pPr>
    </w:p>
    <w:p w14:paraId="6E7C4774">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Respectfully,</w:t>
      </w:r>
    </w:p>
    <w:p w14:paraId="0171B9FE">
      <w:pPr>
        <w:pStyle w:val="6"/>
        <w:keepNext w:val="0"/>
        <w:keepLines w:val="0"/>
        <w:widowControl/>
        <w:suppressLineNumbers w:val="0"/>
        <w:spacing w:before="96" w:beforeAutospacing="0" w:after="0" w:afterAutospacing="0" w:line="18" w:lineRule="atLeast"/>
        <w:ind w:left="0" w:right="48"/>
      </w:pPr>
    </w:p>
    <w:p w14:paraId="6E91D433">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Georgia Nnabuihe</w:t>
      </w:r>
    </w:p>
    <w:p w14:paraId="7D354C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1:46 AM</w:t>
      </w:r>
    </w:p>
    <w:p w14:paraId="413CA249">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Hi Georgia,</w:t>
      </w:r>
    </w:p>
    <w:p w14:paraId="33FA9F92">
      <w:pPr>
        <w:pStyle w:val="6"/>
        <w:keepNext w:val="0"/>
        <w:keepLines w:val="0"/>
        <w:widowControl/>
        <w:suppressLineNumbers w:val="0"/>
        <w:spacing w:before="96" w:beforeAutospacing="0" w:after="0" w:afterAutospacing="0" w:line="18" w:lineRule="atLeast"/>
        <w:ind w:left="0" w:right="48"/>
      </w:pPr>
    </w:p>
    <w:p w14:paraId="66CAFB8E">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Thank you for the detailed message and for taking the time to review the document. I completely understand, and I appreciate you and your team taking the necessary time to finalize the mockups and step-by-step explanations.</w:t>
      </w:r>
    </w:p>
    <w:p w14:paraId="48EB0455">
      <w:pPr>
        <w:pStyle w:val="6"/>
        <w:keepNext w:val="0"/>
        <w:keepLines w:val="0"/>
        <w:widowControl/>
        <w:suppressLineNumbers w:val="0"/>
        <w:spacing w:before="96" w:beforeAutospacing="0" w:after="0" w:afterAutospacing="0" w:line="18" w:lineRule="atLeast"/>
        <w:ind w:left="0" w:right="48"/>
      </w:pPr>
    </w:p>
    <w:p w14:paraId="10DA40E7">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The additional clarification will be very helpful. Once you share the updated mockups and documentation, I’ll review everything carefully so we can make sure we are fully aligned before moving forward.</w:t>
      </w:r>
    </w:p>
    <w:p w14:paraId="291F6141">
      <w:pPr>
        <w:pStyle w:val="6"/>
        <w:keepNext w:val="0"/>
        <w:keepLines w:val="0"/>
        <w:widowControl/>
        <w:suppressLineNumbers w:val="0"/>
        <w:spacing w:before="96" w:beforeAutospacing="0" w:after="0" w:afterAutospacing="0" w:line="18" w:lineRule="atLeast"/>
        <w:ind w:left="0" w:right="48"/>
      </w:pPr>
    </w:p>
    <w:p w14:paraId="084F219D">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Regarding the required tools and accounts, I’ll provide you with a clear list of everything I need, including Paystack, hosting/Vercel, Next.js-related access, and any other credentials or resources required. I’ll also clarify at which stage each item will be needed, so you don’t have to provide anything unnecessarily early.</w:t>
      </w:r>
    </w:p>
    <w:p w14:paraId="3EFFB310">
      <w:pPr>
        <w:pStyle w:val="6"/>
        <w:keepNext w:val="0"/>
        <w:keepLines w:val="0"/>
        <w:widowControl/>
        <w:suppressLineNumbers w:val="0"/>
        <w:spacing w:before="96" w:beforeAutospacing="0" w:after="0" w:afterAutospacing="0" w:line="18" w:lineRule="atLeast"/>
        <w:ind w:left="0" w:right="48"/>
      </w:pPr>
    </w:p>
    <w:p w14:paraId="6293FF2D">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 also apologize if my recent communication came across as too casual or lacked the level of professionalism you expected. That was not my intention. I appreciate you bringing it to my attention, and I’ll make sure our communication remains clear, professional, and consistent going forward.</w:t>
      </w:r>
    </w:p>
    <w:p w14:paraId="76F545E4">
      <w:pPr>
        <w:pStyle w:val="6"/>
        <w:keepNext w:val="0"/>
        <w:keepLines w:val="0"/>
        <w:widowControl/>
        <w:suppressLineNumbers w:val="0"/>
        <w:spacing w:before="96" w:beforeAutospacing="0" w:after="0" w:afterAutospacing="0" w:line="18" w:lineRule="atLeast"/>
        <w:ind w:left="0" w:right="48"/>
      </w:pPr>
    </w:p>
    <w:p w14:paraId="62DC218E">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Please take the 24–72 hours you need. Once you and your team are ready, we can schedule the final meeting and walk through everything together before proceeding.</w:t>
      </w:r>
    </w:p>
    <w:p w14:paraId="392D60B3">
      <w:pPr>
        <w:pStyle w:val="6"/>
        <w:keepNext w:val="0"/>
        <w:keepLines w:val="0"/>
        <w:widowControl/>
        <w:suppressLineNumbers w:val="0"/>
        <w:spacing w:before="96" w:beforeAutospacing="0" w:after="0" w:afterAutospacing="0" w:line="18" w:lineRule="atLeast"/>
        <w:ind w:left="0" w:right="48"/>
      </w:pPr>
    </w:p>
    <w:p w14:paraId="6B98BB0C">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Thank you again for your patience and for communicating your concerns openly. I look forward to working together and making sure you have a positive experience throughout the project.</w:t>
      </w:r>
    </w:p>
    <w:p w14:paraId="00B33ACE">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7FEACE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1:54 AM</w:t>
      </w:r>
    </w:p>
    <w:p w14:paraId="401793B7">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Awesome! Thank you so much Inran! Sounds good. We will be in touch here as soon as we get this squared away as explained.</w:t>
      </w:r>
    </w:p>
    <w:p w14:paraId="251AD726">
      <w:pPr>
        <w:pStyle w:val="6"/>
        <w:keepNext w:val="0"/>
        <w:keepLines w:val="0"/>
        <w:widowControl/>
        <w:suppressLineNumbers w:val="0"/>
        <w:spacing w:before="96" w:beforeAutospacing="0" w:after="0" w:afterAutospacing="0" w:line="18" w:lineRule="atLeast"/>
        <w:ind w:left="0" w:right="48"/>
      </w:pPr>
    </w:p>
    <w:p w14:paraId="4E035981">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Respectfully, Georgia</w:t>
      </w:r>
    </w:p>
    <w:p w14:paraId="1FA75B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1:56 AM</w:t>
      </w:r>
    </w:p>
    <w:p w14:paraId="48D19FB2">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Thank you, Georgia! I really appreciate it. I’ll be here and ready to review everything once you and your team have it finalized. Looking forward to getting started and making this a smooth and successful project.</w:t>
      </w:r>
    </w:p>
    <w:p w14:paraId="74ABF282">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53927F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1:58 AM</w:t>
      </w:r>
    </w:p>
    <w:p w14:paraId="10C6AA7E">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Wonderful!</w:t>
      </w:r>
    </w:p>
    <w:p w14:paraId="1EA35CF9">
      <w:pPr>
        <w:keepNext w:val="0"/>
        <w:keepLines w:val="0"/>
        <w:widowControl/>
        <w:suppressLineNumbers w:val="0"/>
        <w:pBdr>
          <w:top w:val="none" w:color="auto" w:sz="0" w:space="0"/>
          <w:bottom w:val="none" w:color="auto" w:sz="0" w:space="0"/>
        </w:pBdr>
        <w:shd w:val="clear" w:fill="FFFFFF"/>
        <w:spacing w:before="96" w:beforeAutospacing="0" w:after="48" w:afterAutospacing="0" w:line="264" w:lineRule="atLeast"/>
        <w:ind w:left="0" w:firstLine="0"/>
        <w:jc w:val="left"/>
        <w:rPr>
          <w:rFonts w:hint="default" w:ascii="Arial" w:hAnsi="Arial" w:eastAsia="Arial" w:cs="Arial"/>
          <w:i w:val="0"/>
          <w:iCs w:val="0"/>
          <w:caps w:val="0"/>
          <w:color w:val="656D7B"/>
          <w:spacing w:val="7"/>
          <w:sz w:val="21"/>
          <w:szCs w:val="21"/>
        </w:rPr>
      </w:pPr>
      <w:r>
        <w:rPr>
          <w:rFonts w:hint="default" w:ascii="Arial" w:hAnsi="Arial" w:eastAsia="Arial" w:cs="Arial"/>
          <w:i w:val="0"/>
          <w:iCs w:val="0"/>
          <w:caps w:val="0"/>
          <w:color w:val="656D7B"/>
          <w:spacing w:val="7"/>
          <w:kern w:val="0"/>
          <w:sz w:val="21"/>
          <w:szCs w:val="21"/>
          <w:bdr w:val="none" w:color="auto" w:sz="0" w:space="0"/>
          <w:shd w:val="clear" w:fill="FFFFFF"/>
          <w:lang w:val="en-US" w:eastAsia="zh-CN" w:bidi="ar"/>
        </w:rPr>
        <w:t>Friday, Aug 21</w:t>
      </w:r>
    </w:p>
    <w:p w14:paraId="158B3391">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004C3D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3:14 AM</w:t>
      </w:r>
    </w:p>
    <w:p w14:paraId="428F7BFF">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Hello Imran, here is the ShininChrist Revised Blueprint for you and your team. Thank you</w:t>
      </w:r>
    </w:p>
    <w:p w14:paraId="66E510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ind w:left="0" w:right="48" w:firstLine="0"/>
        <w:jc w:val="left"/>
        <w:rPr>
          <w:rFonts w:hint="default" w:ascii="Arial" w:hAnsi="Arial" w:eastAsia="Arial" w:cs="Arial"/>
          <w:i w:val="0"/>
          <w:iCs w:val="0"/>
          <w:caps w:val="0"/>
          <w:color w:val="1A1A1A"/>
          <w:spacing w:val="7"/>
          <w:sz w:val="18"/>
          <w:szCs w:val="18"/>
        </w:rPr>
      </w:pPr>
      <w:r>
        <w:rPr>
          <w:rFonts w:hint="default" w:ascii="Arial" w:hAnsi="Arial" w:eastAsia="Arial" w:cs="Arial"/>
          <w:i w:val="0"/>
          <w:iCs w:val="0"/>
          <w:caps w:val="0"/>
          <w:color w:val="1A1A1A"/>
          <w:spacing w:val="7"/>
          <w:kern w:val="0"/>
          <w:sz w:val="18"/>
          <w:szCs w:val="18"/>
          <w:bdr w:val="none" w:color="auto" w:sz="0" w:space="0"/>
          <w:shd w:val="clear" w:fill="FFFFFF"/>
          <w:lang w:val="en-US" w:eastAsia="zh-CN" w:bidi="ar"/>
        </w:rPr>
        <w:t xml:space="preserve">ShininChrist_Revised_Platform_Blueprint_August_2026.pdf </w:t>
      </w:r>
    </w:p>
    <w:p w14:paraId="1EAE59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instrText xml:space="preserve"> HYPERLINK "https://www.upwork.com/ab/messages/att/96753873-deae-4905-8c09-d5c84ce13b36" </w:instrTex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i w:val="0"/>
          <w:iCs w:val="0"/>
          <w:caps w:val="0"/>
          <w:color w:val="1A1A1A"/>
          <w:spacing w:val="7"/>
          <w:sz w:val="21"/>
          <w:szCs w:val="21"/>
          <w:u w:val="none"/>
          <w:shd w:val="clear" w:fill="FFFFFF"/>
        </w:rPr>
        <w:t>ShininChrist_Revised_Platform_Blueprint_August_2026.pdf</w: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end"/>
      </w:r>
    </w:p>
    <w:p w14:paraId="52CEF7CE">
      <w:pPr>
        <w:keepNext w:val="0"/>
        <w:keepLines w:val="0"/>
        <w:widowControl/>
        <w:suppressLineNumbers w:val="0"/>
        <w:pBdr>
          <w:top w:val="none" w:color="auto" w:sz="0" w:space="0"/>
          <w:left w:val="none" w:color="auto" w:sz="0" w:space="0"/>
          <w:bottom w:val="none" w:color="auto" w:sz="0" w:space="0"/>
        </w:pBdr>
        <w:shd w:val="clear" w:fill="FFFFFF"/>
        <w:spacing w:before="96" w:beforeAutospacing="0"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343 kB</w:t>
      </w:r>
    </w:p>
    <w:p w14:paraId="224E13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7:23 AM</w:t>
      </w:r>
    </w:p>
    <w:p w14:paraId="45186BA8">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Hello Georgia,</w:t>
      </w:r>
    </w:p>
    <w:p w14:paraId="0E6770C5">
      <w:pPr>
        <w:pStyle w:val="6"/>
        <w:keepNext w:val="0"/>
        <w:keepLines w:val="0"/>
        <w:widowControl/>
        <w:suppressLineNumbers w:val="0"/>
        <w:spacing w:before="96" w:beforeAutospacing="0" w:after="0" w:afterAutospacing="0" w:line="18" w:lineRule="atLeast"/>
        <w:ind w:left="0" w:right="48"/>
      </w:pPr>
    </w:p>
    <w:p w14:paraId="1FC80E41">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First, please accept my apologies for the delayed response.</w:t>
      </w:r>
    </w:p>
    <w:p w14:paraId="22A828A8">
      <w:pPr>
        <w:pStyle w:val="6"/>
        <w:keepNext w:val="0"/>
        <w:keepLines w:val="0"/>
        <w:widowControl/>
        <w:suppressLineNumbers w:val="0"/>
        <w:spacing w:before="96" w:beforeAutospacing="0" w:after="0" w:afterAutospacing="0" w:line="18" w:lineRule="atLeast"/>
        <w:ind w:left="0" w:right="48"/>
      </w:pPr>
    </w:p>
    <w:p w14:paraId="64DF8659">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Thank you for sending over the ShininChrist Revised Blueprint. I have received the document, and I will review it carefully to make sure we fully understand the step-by-step mockups and all the clarifications you provided.</w:t>
      </w:r>
    </w:p>
    <w:p w14:paraId="10CF2C29">
      <w:pPr>
        <w:pStyle w:val="6"/>
        <w:keepNext w:val="0"/>
        <w:keepLines w:val="0"/>
        <w:widowControl/>
        <w:suppressLineNumbers w:val="0"/>
        <w:spacing w:before="96" w:beforeAutospacing="0" w:after="0" w:afterAutospacing="0" w:line="18" w:lineRule="atLeast"/>
        <w:ind w:left="0" w:right="48"/>
      </w:pPr>
    </w:p>
    <w:p w14:paraId="583E4AD8">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Thank you again for your patience and for putting this together. We are committed to making sure you have a highly professional and positive experience moving forward.</w:t>
      </w:r>
    </w:p>
    <w:p w14:paraId="66C4CA9A">
      <w:pPr>
        <w:pStyle w:val="6"/>
        <w:keepNext w:val="0"/>
        <w:keepLines w:val="0"/>
        <w:widowControl/>
        <w:suppressLineNumbers w:val="0"/>
        <w:spacing w:before="96" w:beforeAutospacing="0" w:after="0" w:afterAutospacing="0" w:line="18" w:lineRule="atLeast"/>
        <w:ind w:left="0" w:right="48"/>
      </w:pPr>
    </w:p>
    <w:p w14:paraId="7C02B584">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Respectfully,</w:t>
      </w:r>
    </w:p>
    <w:p w14:paraId="1E3305CE">
      <w:pPr>
        <w:pStyle w:val="6"/>
        <w:keepNext w:val="0"/>
        <w:keepLines w:val="0"/>
        <w:widowControl/>
        <w:suppressLineNumbers w:val="0"/>
        <w:spacing w:before="96" w:beforeAutospacing="0" w:after="0" w:afterAutospacing="0" w:line="18" w:lineRule="atLeast"/>
        <w:ind w:left="0" w:right="48"/>
      </w:pPr>
    </w:p>
    <w:p w14:paraId="42357B23">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Imran</w:t>
      </w:r>
    </w:p>
    <w:p w14:paraId="28435795">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3E99DF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12:39 PM</w:t>
      </w:r>
    </w:p>
    <w:p w14:paraId="1B37B2DE">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Thanks Imran!</w:t>
      </w:r>
    </w:p>
    <w:p w14:paraId="005F7D1C">
      <w:pPr>
        <w:keepNext w:val="0"/>
        <w:keepLines w:val="0"/>
        <w:widowControl/>
        <w:suppressLineNumbers w:val="0"/>
        <w:pBdr>
          <w:top w:val="none" w:color="auto" w:sz="0" w:space="0"/>
          <w:bottom w:val="none" w:color="auto" w:sz="0" w:space="0"/>
        </w:pBdr>
        <w:shd w:val="clear" w:fill="FFFFFF"/>
        <w:spacing w:before="96" w:beforeAutospacing="0" w:after="48" w:afterAutospacing="0" w:line="264" w:lineRule="atLeast"/>
        <w:ind w:left="0" w:firstLine="0"/>
        <w:jc w:val="left"/>
        <w:rPr>
          <w:rFonts w:hint="default" w:ascii="Arial" w:hAnsi="Arial" w:eastAsia="Arial" w:cs="Arial"/>
          <w:i w:val="0"/>
          <w:iCs w:val="0"/>
          <w:caps w:val="0"/>
          <w:color w:val="656D7B"/>
          <w:spacing w:val="7"/>
          <w:sz w:val="21"/>
          <w:szCs w:val="21"/>
        </w:rPr>
      </w:pPr>
      <w:r>
        <w:rPr>
          <w:rFonts w:hint="default" w:ascii="Arial" w:hAnsi="Arial" w:eastAsia="Arial" w:cs="Arial"/>
          <w:i w:val="0"/>
          <w:iCs w:val="0"/>
          <w:caps w:val="0"/>
          <w:color w:val="656D7B"/>
          <w:spacing w:val="7"/>
          <w:kern w:val="0"/>
          <w:sz w:val="21"/>
          <w:szCs w:val="21"/>
          <w:bdr w:val="none" w:color="auto" w:sz="0" w:space="0"/>
          <w:shd w:val="clear" w:fill="FFFFFF"/>
          <w:lang w:val="en-US" w:eastAsia="zh-CN" w:bidi="ar"/>
        </w:rPr>
        <w:t>Saturday, Aug 22</w:t>
      </w:r>
    </w:p>
    <w:p w14:paraId="3D9A5C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2:24 AM</w:t>
      </w:r>
    </w:p>
    <w:p w14:paraId="730CCFBE">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Hello Georgia,</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I have now thoroughly read through the entire ShininChrist Revised Platform Blueprint. It is an exceptionally well-structured document, and it provides us with total clarity on the scope and vision of the project. We fully understand the core architectural principle that ShininChrist is a ministry and global compassionate community with an Academy inside it, rather than just a standalone school.</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We are completely aligned with the required user roles, the phased delivery plan, and the recommended technical architecture utilizing Next.js, Vercel, and Paystack. We have everything we need on our end, and we are fully prepared to start working on the required developer documentation and workflows outlined in Section 24. We are ready to begin whenever you and your team are ready to officially kick things off.</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Respectfully,</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Imran</w:t>
      </w:r>
    </w:p>
    <w:p w14:paraId="7C40DA7F">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71F3E6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2:40 AM</w:t>
      </w:r>
    </w:p>
    <w:p w14:paraId="3FA64CBC">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Wonderful! Thank you so much. Could you share your timeline for completion? Also I want to send you good mock ups to make this process as simple for you as possible. So I am thinking by Friday afternoon next week we would have everything to you (the mock ups and make the payment at that time?)</w:t>
      </w:r>
    </w:p>
    <w:p w14:paraId="7FC68D17">
      <w:pPr>
        <w:pStyle w:val="6"/>
        <w:keepNext w:val="0"/>
        <w:keepLines w:val="0"/>
        <w:widowControl/>
        <w:suppressLineNumbers w:val="0"/>
        <w:spacing w:before="96" w:beforeAutospacing="0" w:after="0" w:afterAutospacing="0" w:line="18" w:lineRule="atLeast"/>
        <w:ind w:left="0" w:right="48"/>
      </w:pPr>
    </w:p>
    <w:p w14:paraId="5E33C9A4">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Let me know if that works for you. We don’t mind hiring you now but need a few days to complete mock ups and because I have such a busy schedule this time for next Friday can be accomplished by next week without me feeling overwhelmed.</w:t>
      </w:r>
    </w:p>
    <w:p w14:paraId="1D48676B">
      <w:pPr>
        <w:pStyle w:val="6"/>
        <w:keepNext w:val="0"/>
        <w:keepLines w:val="0"/>
        <w:widowControl/>
        <w:suppressLineNumbers w:val="0"/>
        <w:spacing w:before="96" w:beforeAutospacing="0" w:after="0" w:afterAutospacing="0" w:line="18" w:lineRule="atLeast"/>
        <w:ind w:left="0" w:right="48"/>
      </w:pPr>
    </w:p>
    <w:p w14:paraId="3AD10B3A">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Respectfully,</w:t>
      </w:r>
    </w:p>
    <w:p w14:paraId="6C4DAF8D">
      <w:pPr>
        <w:pStyle w:val="6"/>
        <w:keepNext w:val="0"/>
        <w:keepLines w:val="0"/>
        <w:widowControl/>
        <w:suppressLineNumbers w:val="0"/>
        <w:spacing w:before="96" w:beforeAutospacing="0" w:after="0" w:afterAutospacing="0" w:line="18" w:lineRule="atLeast"/>
        <w:ind w:left="0" w:right="48"/>
      </w:pPr>
    </w:p>
    <w:p w14:paraId="7C496DBC">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Georgia Nnabuihe</w:t>
      </w:r>
    </w:p>
    <w:p w14:paraId="107AB423">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34584C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2:48 AM</w:t>
      </w:r>
    </w:p>
    <w:p w14:paraId="2F443A8A">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Imran, I need to wait until next Friday to fund the account and hire you based on Upwork’s terms. So I will have everything to you by the 28th; I will hire you and fund the account then. Thanks for your patience.</w:t>
      </w:r>
    </w:p>
    <w:p w14:paraId="681AA12E">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But I would like you to share your timeline from that point forward as to when we can expect this project completed. Thank you</w:t>
      </w:r>
    </w:p>
    <w:p w14:paraId="0047F7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5:08 PM</w:t>
      </w:r>
    </w:p>
    <w:p w14:paraId="4912B64C">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Hello Georgia,</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Thank you for the update! Waiting until Friday, August 28th to fund the contract and share the final mockups works great. Please take all the time you need so you don't feel rushed or overwhelmed.</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Regarding the timeline, once we kick off on August 28th, my team and I can target delivering the complete platform between September 15th and September 17th.</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Here is how we will structure this rapid schedule across the phases outlined in your Blueprint:</w:t>
      </w:r>
    </w:p>
    <w:p w14:paraId="5147B26F">
      <w:pPr>
        <w:pStyle w:val="6"/>
        <w:keepNext w:val="0"/>
        <w:keepLines w:val="0"/>
        <w:widowControl/>
        <w:suppressLineNumbers w:val="0"/>
        <w:spacing w:before="96" w:beforeAutospacing="0" w:after="0" w:afterAutospacing="0" w:line="18" w:lineRule="atLeast"/>
        <w:ind w:left="0" w:right="48"/>
      </w:pPr>
    </w:p>
    <w:p w14:paraId="3A1B7457">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 Phase 1 : Core Platform &amp; Onboarding (Aug 28 – Sept 4):</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Database architecture setup, user roles, Google authentication, member onboarding flow, uniform ordering, and Paystack integration..</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Phase 2 : Academy &amp; Teacher Management (Sept 5 – Sept 10):</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Teacher application flows, admin course creation/governance, secure video integration, and learner portals..</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Phase 3 :C.A.R.E., Events &amp; Official Launch (Sept 11 – Sept 15/17):</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Scholarship/benefit workflows, event management, complete administrative reporting, testing, and deployment..</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Now that the functionalities and custom architecture are completely clear based on the Blueprint, I want to make sure we are fully aligned financially before you set up the Upwork contract next Friday. Because this is a comprehensive Next.js web application with custom roles, payment gateways, and an Academy system, do you have a specific budget allocated for this finalized scope?</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Once we align on the budget, we will be 100% ready to hit the ground running on the 28th.</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Respectfully,</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Imran</w:t>
      </w:r>
    </w:p>
    <w:p w14:paraId="35A2D362">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59C623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8:15 PM</w:t>
      </w:r>
    </w:p>
    <w:p w14:paraId="5FBECB0F">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What do you mean by aligning on the budget?</w:t>
      </w:r>
    </w:p>
    <w:p w14:paraId="0A96D615">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We explained that the budget for this job is 500 USD from day 1. And you sent us a proposal to meet this requirement. Are you suggesting that this budget no longer works for you?</w:t>
      </w:r>
    </w:p>
    <w:p w14:paraId="65F63F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9:23 PM</w:t>
      </w:r>
    </w:p>
    <w:p w14:paraId="396CD9F1">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Hello Georgia,</w:t>
      </w:r>
    </w:p>
    <w:p w14:paraId="7F200CCF">
      <w:pPr>
        <w:pStyle w:val="6"/>
        <w:keepNext w:val="0"/>
        <w:keepLines w:val="0"/>
        <w:widowControl/>
        <w:suppressLineNumbers w:val="0"/>
        <w:spacing w:before="96" w:beforeAutospacing="0" w:after="0" w:afterAutospacing="0" w:line="18" w:lineRule="atLeast"/>
        <w:ind w:left="0" w:right="48"/>
      </w:pPr>
    </w:p>
    <w:p w14:paraId="24F3D458">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Please accept my sincere apologies for the confusion! I am absolutely still honoring the $500 USD budget we agreed upon for the custom build.</w:t>
      </w:r>
    </w:p>
    <w:p w14:paraId="0D310493">
      <w:pPr>
        <w:pStyle w:val="6"/>
        <w:keepNext w:val="0"/>
        <w:keepLines w:val="0"/>
        <w:widowControl/>
        <w:suppressLineNumbers w:val="0"/>
        <w:spacing w:before="96" w:beforeAutospacing="0" w:after="0" w:afterAutospacing="0" w:line="18" w:lineRule="atLeast"/>
        <w:ind w:left="0" w:right="48"/>
      </w:pPr>
    </w:p>
    <w:p w14:paraId="55646A03">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When I said "align on the budget," I communicated that poorly. I simply meant discussing how we should divide the $500 into Upwork milestones across the three development phases.</w:t>
      </w:r>
    </w:p>
    <w:p w14:paraId="792447EA">
      <w:pPr>
        <w:pStyle w:val="6"/>
        <w:keepNext w:val="0"/>
        <w:keepLines w:val="0"/>
        <w:widowControl/>
        <w:suppressLineNumbers w:val="0"/>
        <w:spacing w:before="96" w:beforeAutospacing="0" w:after="0" w:afterAutospacing="0" w:line="18" w:lineRule="atLeast"/>
        <w:ind w:left="0" w:right="48"/>
      </w:pPr>
    </w:p>
    <w:p w14:paraId="6C1E9DB4">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Because we have a three-phase timeline, I recommend setting up the Upwork contract next Friday with the $500 distributed into three milestones, like this:</w:t>
      </w:r>
    </w:p>
    <w:p w14:paraId="146575B2">
      <w:pPr>
        <w:pStyle w:val="6"/>
        <w:keepNext w:val="0"/>
        <w:keepLines w:val="0"/>
        <w:widowControl/>
        <w:suppressLineNumbers w:val="0"/>
        <w:spacing w:before="96" w:beforeAutospacing="0" w:after="0" w:afterAutospacing="0" w:line="18" w:lineRule="atLeast"/>
        <w:ind w:left="0" w:right="48"/>
      </w:pPr>
    </w:p>
    <w:p w14:paraId="478EFD53">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Milestone 1 (Phase 1 - Core Platform &amp; Onboarding): $200</w:t>
      </w:r>
    </w:p>
    <w:p w14:paraId="5B5B09D7">
      <w:pPr>
        <w:pStyle w:val="6"/>
        <w:keepNext w:val="0"/>
        <w:keepLines w:val="0"/>
        <w:widowControl/>
        <w:suppressLineNumbers w:val="0"/>
        <w:spacing w:before="96" w:beforeAutospacing="0" w:after="0" w:afterAutospacing="0" w:line="18" w:lineRule="atLeast"/>
        <w:ind w:left="0" w:right="48"/>
      </w:pPr>
    </w:p>
    <w:p w14:paraId="63F5E536">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Milestone 2 (Phase 2 - Academy &amp; Teacher Management): $150</w:t>
      </w:r>
    </w:p>
    <w:p w14:paraId="2B2433FE">
      <w:pPr>
        <w:pStyle w:val="6"/>
        <w:keepNext w:val="0"/>
        <w:keepLines w:val="0"/>
        <w:widowControl/>
        <w:suppressLineNumbers w:val="0"/>
        <w:spacing w:before="96" w:beforeAutospacing="0" w:after="0" w:afterAutospacing="0" w:line="18" w:lineRule="atLeast"/>
        <w:ind w:left="0" w:right="48"/>
      </w:pPr>
    </w:p>
    <w:p w14:paraId="6EA5FDF5">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Milestone 3 (Phase 3 - C.A.R.E., Events &amp; Official Launch): $150</w:t>
      </w:r>
    </w:p>
    <w:p w14:paraId="230F0D27">
      <w:pPr>
        <w:pStyle w:val="6"/>
        <w:keepNext w:val="0"/>
        <w:keepLines w:val="0"/>
        <w:widowControl/>
        <w:suppressLineNumbers w:val="0"/>
        <w:spacing w:before="96" w:beforeAutospacing="0" w:after="0" w:afterAutospacing="0" w:line="18" w:lineRule="atLeast"/>
        <w:ind w:left="0" w:right="48"/>
      </w:pPr>
    </w:p>
    <w:p w14:paraId="762B091A">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This structure protects you, as you will only release funds as you review and approve each completed phase.</w:t>
      </w:r>
    </w:p>
    <w:p w14:paraId="38BB9D78">
      <w:pPr>
        <w:pStyle w:val="6"/>
        <w:keepNext w:val="0"/>
        <w:keepLines w:val="0"/>
        <w:widowControl/>
        <w:suppressLineNumbers w:val="0"/>
        <w:spacing w:before="96" w:beforeAutospacing="0" w:after="0" w:afterAutospacing="0" w:line="18" w:lineRule="atLeast"/>
        <w:ind w:left="0" w:right="48"/>
      </w:pPr>
    </w:p>
    <w:p w14:paraId="12213977">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 hope this clears things up! The $500 budget absolutely still works for me, and I am highly committed to delivering this platform for ShininChrist. We are 100% ready to go for the 28th.</w:t>
      </w:r>
    </w:p>
    <w:p w14:paraId="6E74D3A7">
      <w:pPr>
        <w:pStyle w:val="6"/>
        <w:keepNext w:val="0"/>
        <w:keepLines w:val="0"/>
        <w:widowControl/>
        <w:suppressLineNumbers w:val="0"/>
        <w:spacing w:before="96" w:beforeAutospacing="0" w:after="0" w:afterAutospacing="0" w:line="18" w:lineRule="atLeast"/>
        <w:ind w:left="0" w:right="48"/>
      </w:pPr>
    </w:p>
    <w:p w14:paraId="5A71E123">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Respectfully,</w:t>
      </w:r>
    </w:p>
    <w:p w14:paraId="675FC2F7">
      <w:pPr>
        <w:pStyle w:val="6"/>
        <w:keepNext w:val="0"/>
        <w:keepLines w:val="0"/>
        <w:widowControl/>
        <w:suppressLineNumbers w:val="0"/>
        <w:spacing w:before="96" w:beforeAutospacing="0" w:after="0" w:afterAutospacing="0" w:line="18" w:lineRule="atLeast"/>
        <w:ind w:left="0" w:right="48"/>
      </w:pPr>
    </w:p>
    <w:p w14:paraId="5DBE96EF">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Imran</w:t>
      </w:r>
    </w:p>
    <w:p w14:paraId="142F9CD6">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1C533B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9:27 PM</w:t>
      </w:r>
    </w:p>
    <w:p w14:paraId="32D21722">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Gotcha! No problem, this is perfect! I am very happy with this structure. Thank you so much Imran, we are on the same page and good to go.</w:t>
      </w:r>
    </w:p>
    <w:p w14:paraId="07AB41A9">
      <w:pPr>
        <w:pStyle w:val="6"/>
        <w:keepNext w:val="0"/>
        <w:keepLines w:val="0"/>
        <w:widowControl/>
        <w:suppressLineNumbers w:val="0"/>
        <w:spacing w:before="96" w:beforeAutospacing="0" w:after="0" w:afterAutospacing="0" w:line="18" w:lineRule="atLeast"/>
        <w:ind w:left="0" w:right="48"/>
      </w:pPr>
    </w:p>
    <w:p w14:paraId="56CBE7F2">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Regards, Georgia</w:t>
      </w:r>
    </w:p>
    <w:p w14:paraId="1FF60A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9:29 PM</w:t>
      </w:r>
    </w:p>
    <w:p w14:paraId="1C10D6FC">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 will stand by and look forward to receiving the mockups and the Upwork contract offer from you next Friday, August 28th. Please take your time with the designs, and don't hesitate to reach out if you need anything at all before then.</w:t>
      </w:r>
    </w:p>
    <w:p w14:paraId="64C86045">
      <w:pPr>
        <w:pStyle w:val="6"/>
        <w:keepNext w:val="0"/>
        <w:keepLines w:val="0"/>
        <w:widowControl/>
        <w:suppressLineNumbers w:val="0"/>
        <w:spacing w:before="96" w:beforeAutospacing="0" w:after="0" w:afterAutospacing="0" w:line="18" w:lineRule="atLeast"/>
        <w:ind w:left="0" w:right="48"/>
      </w:pPr>
    </w:p>
    <w:p w14:paraId="38C4CA99">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Have a great week!</w:t>
      </w:r>
    </w:p>
    <w:p w14:paraId="6A53228C">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4E7112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9:30 PM</w:t>
      </w:r>
    </w:p>
    <w:p w14:paraId="3A091B19">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Yes, absolutely. You are Hired from where I stand right now. Thank you.</w:t>
      </w:r>
    </w:p>
    <w:p w14:paraId="3F40C11C">
      <w:pPr>
        <w:keepNext w:val="0"/>
        <w:keepLines w:val="0"/>
        <w:widowControl/>
        <w:suppressLineNumbers w:val="0"/>
        <w:pBdr>
          <w:top w:val="none" w:color="auto" w:sz="0" w:space="0"/>
          <w:bottom w:val="none" w:color="auto" w:sz="0" w:space="0"/>
        </w:pBdr>
        <w:shd w:val="clear" w:fill="FFFFFF"/>
        <w:spacing w:before="96" w:beforeAutospacing="0" w:after="48" w:afterAutospacing="0" w:line="264" w:lineRule="atLeast"/>
        <w:ind w:left="0" w:firstLine="0"/>
        <w:jc w:val="left"/>
        <w:rPr>
          <w:rFonts w:hint="default" w:ascii="Arial" w:hAnsi="Arial" w:eastAsia="Arial" w:cs="Arial"/>
          <w:i w:val="0"/>
          <w:iCs w:val="0"/>
          <w:caps w:val="0"/>
          <w:color w:val="656D7B"/>
          <w:spacing w:val="7"/>
          <w:sz w:val="21"/>
          <w:szCs w:val="21"/>
        </w:rPr>
      </w:pPr>
      <w:r>
        <w:rPr>
          <w:rFonts w:hint="default" w:ascii="Arial" w:hAnsi="Arial" w:eastAsia="Arial" w:cs="Arial"/>
          <w:i w:val="0"/>
          <w:iCs w:val="0"/>
          <w:caps w:val="0"/>
          <w:color w:val="656D7B"/>
          <w:spacing w:val="7"/>
          <w:kern w:val="0"/>
          <w:sz w:val="21"/>
          <w:szCs w:val="21"/>
          <w:bdr w:val="none" w:color="auto" w:sz="0" w:space="0"/>
          <w:shd w:val="clear" w:fill="FFFFFF"/>
          <w:lang w:val="en-US" w:eastAsia="zh-CN" w:bidi="ar"/>
        </w:rPr>
        <w:t>Monday, Aug 24</w:t>
      </w:r>
    </w:p>
    <w:p w14:paraId="764EC9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1:31 PM</w:t>
      </w:r>
    </w:p>
    <w:p w14:paraId="0F163CDC">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Okay, I am looking forward to workig with you. Thankyou!</w:t>
      </w:r>
    </w:p>
    <w:p w14:paraId="4810F0CB">
      <w:pPr>
        <w:keepNext w:val="0"/>
        <w:keepLines w:val="0"/>
        <w:widowControl/>
        <w:suppressLineNumbers w:val="0"/>
        <w:pBdr>
          <w:top w:val="none" w:color="auto" w:sz="0" w:space="0"/>
          <w:bottom w:val="none" w:color="auto" w:sz="0" w:space="0"/>
        </w:pBdr>
        <w:shd w:val="clear" w:fill="FFFFFF"/>
        <w:spacing w:before="96" w:beforeAutospacing="0" w:after="48" w:afterAutospacing="0" w:line="264" w:lineRule="atLeast"/>
        <w:ind w:left="0" w:firstLine="0"/>
        <w:jc w:val="left"/>
        <w:rPr>
          <w:rFonts w:hint="default" w:ascii="Arial" w:hAnsi="Arial" w:eastAsia="Arial" w:cs="Arial"/>
          <w:i w:val="0"/>
          <w:iCs w:val="0"/>
          <w:caps w:val="0"/>
          <w:color w:val="656D7B"/>
          <w:spacing w:val="7"/>
          <w:sz w:val="21"/>
          <w:szCs w:val="21"/>
        </w:rPr>
      </w:pPr>
      <w:r>
        <w:rPr>
          <w:rFonts w:hint="default" w:ascii="Arial" w:hAnsi="Arial" w:eastAsia="Arial" w:cs="Arial"/>
          <w:i w:val="0"/>
          <w:iCs w:val="0"/>
          <w:caps w:val="0"/>
          <w:color w:val="656D7B"/>
          <w:spacing w:val="7"/>
          <w:kern w:val="0"/>
          <w:sz w:val="21"/>
          <w:szCs w:val="21"/>
          <w:bdr w:val="none" w:color="auto" w:sz="0" w:space="0"/>
          <w:shd w:val="clear" w:fill="FFFFFF"/>
          <w:lang w:val="en-US" w:eastAsia="zh-CN" w:bidi="ar"/>
        </w:rPr>
        <w:t>Thursday, Aug 27</w:t>
      </w:r>
    </w:p>
    <w:p w14:paraId="2E395C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10:36 PM</w:t>
      </w:r>
    </w:p>
    <w:p w14:paraId="7EBBA84B">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 xml:space="preserve">Hey </w:t>
      </w:r>
      <w:r>
        <w:rPr>
          <w:rFonts w:hint="default" w:ascii="Arial" w:hAnsi="Arial" w:eastAsia="Arial" w:cs="Arial"/>
          <w:i w:val="0"/>
          <w:iCs w:val="0"/>
          <w:caps w:val="0"/>
          <w:color w:val="1A1A1A"/>
          <w:spacing w:val="5"/>
          <w:sz w:val="21"/>
          <w:szCs w:val="21"/>
          <w:shd w:val="clear" w:fill="FFFFFF"/>
        </w:rPr>
        <w:t>Georgia Nnabuihe</w:t>
      </w:r>
    </w:p>
    <w:p w14:paraId="292FE05D">
      <w:pPr>
        <w:pStyle w:val="6"/>
        <w:keepNext w:val="0"/>
        <w:keepLines w:val="0"/>
        <w:widowControl/>
        <w:suppressLineNumbers w:val="0"/>
        <w:spacing w:before="96" w:beforeAutospacing="0" w:after="0" w:afterAutospacing="0" w:line="18" w:lineRule="atLeast"/>
        <w:ind w:left="0" w:right="48"/>
      </w:pPr>
    </w:p>
    <w:p w14:paraId="71831392">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 just wanted to follow up regarding the mockups and the Upwork contract. I am really looking forward to getting started and bringing the platform to life.</w:t>
      </w:r>
    </w:p>
    <w:p w14:paraId="5B051959">
      <w:pPr>
        <w:pStyle w:val="6"/>
        <w:keepNext w:val="0"/>
        <w:keepLines w:val="0"/>
        <w:widowControl/>
        <w:suppressLineNumbers w:val="0"/>
        <w:spacing w:before="96" w:beforeAutospacing="0" w:after="0" w:afterAutospacing="0" w:line="18" w:lineRule="atLeast"/>
        <w:ind w:left="0" w:right="48"/>
      </w:pPr>
    </w:p>
    <w:p w14:paraId="73B9E683">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Whenever you and your team are ready, please feel free to send everything over. I’ll be ready to begin as soon as the contract is in place.</w:t>
      </w:r>
    </w:p>
    <w:p w14:paraId="23AB8314">
      <w:pPr>
        <w:pStyle w:val="6"/>
        <w:keepNext w:val="0"/>
        <w:keepLines w:val="0"/>
        <w:widowControl/>
        <w:suppressLineNumbers w:val="0"/>
        <w:spacing w:before="96" w:beforeAutospacing="0" w:after="0" w:afterAutospacing="0" w:line="18" w:lineRule="atLeast"/>
        <w:ind w:left="0" w:right="48"/>
      </w:pPr>
    </w:p>
    <w:p w14:paraId="7CB36662">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Looking forward to working together!</w:t>
      </w:r>
    </w:p>
    <w:p w14:paraId="7EF6B30F">
      <w:pPr>
        <w:pStyle w:val="6"/>
        <w:keepNext w:val="0"/>
        <w:keepLines w:val="0"/>
        <w:widowControl/>
        <w:suppressLineNumbers w:val="0"/>
        <w:spacing w:before="96" w:beforeAutospacing="0" w:after="0" w:afterAutospacing="0" w:line="18" w:lineRule="atLeast"/>
        <w:ind w:left="0" w:right="48"/>
      </w:pPr>
    </w:p>
    <w:p w14:paraId="5520CA8F">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Cheers</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Imran</w:t>
      </w:r>
    </w:p>
    <w:p w14:paraId="6377B107">
      <w:pPr>
        <w:keepNext w:val="0"/>
        <w:keepLines w:val="0"/>
        <w:widowControl/>
        <w:suppressLineNumbers w:val="0"/>
        <w:pBdr>
          <w:top w:val="none" w:color="auto" w:sz="0" w:space="0"/>
          <w:bottom w:val="none" w:color="auto" w:sz="0" w:space="0"/>
        </w:pBdr>
        <w:shd w:val="clear" w:fill="FFFFFF"/>
        <w:spacing w:before="96" w:beforeAutospacing="0" w:after="48" w:afterAutospacing="0" w:line="264" w:lineRule="atLeast"/>
        <w:ind w:left="0" w:firstLine="0"/>
        <w:jc w:val="left"/>
        <w:rPr>
          <w:rFonts w:hint="default" w:ascii="Arial" w:hAnsi="Arial" w:eastAsia="Arial" w:cs="Arial"/>
          <w:i w:val="0"/>
          <w:iCs w:val="0"/>
          <w:caps w:val="0"/>
          <w:color w:val="656D7B"/>
          <w:spacing w:val="7"/>
          <w:sz w:val="21"/>
          <w:szCs w:val="21"/>
        </w:rPr>
      </w:pPr>
      <w:r>
        <w:rPr>
          <w:rFonts w:hint="default" w:ascii="Arial" w:hAnsi="Arial" w:eastAsia="Arial" w:cs="Arial"/>
          <w:i w:val="0"/>
          <w:iCs w:val="0"/>
          <w:caps w:val="0"/>
          <w:color w:val="656D7B"/>
          <w:spacing w:val="7"/>
          <w:kern w:val="0"/>
          <w:sz w:val="21"/>
          <w:szCs w:val="21"/>
          <w:bdr w:val="none" w:color="auto" w:sz="0" w:space="0"/>
          <w:shd w:val="clear" w:fill="FFFFFF"/>
          <w:lang w:val="en-US" w:eastAsia="zh-CN" w:bidi="ar"/>
        </w:rPr>
        <w:t>Saturday, Aug 29</w:t>
      </w:r>
    </w:p>
    <w:p w14:paraId="032362CF">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5CD3E4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3:21 AM</w:t>
      </w:r>
    </w:p>
    <w:p w14:paraId="173D313C">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Imran, there’s a delay on my side. Lost a few productive days this week due to being really ill. I need the weekend to try to catch up on what I promised. My sincere apologies.</w:t>
      </w:r>
    </w:p>
    <w:p w14:paraId="780E2B14">
      <w:pPr>
        <w:pStyle w:val="6"/>
        <w:keepNext w:val="0"/>
        <w:keepLines w:val="0"/>
        <w:widowControl/>
        <w:suppressLineNumbers w:val="0"/>
        <w:spacing w:before="96" w:beforeAutospacing="0" w:after="0" w:afterAutospacing="0" w:line="18" w:lineRule="atLeast"/>
        <w:ind w:left="0" w:right="48"/>
      </w:pPr>
    </w:p>
    <w:p w14:paraId="21920E87">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Respectfully, Georgia</w:t>
      </w:r>
    </w:p>
    <w:p w14:paraId="75980C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3:26 AM</w:t>
      </w:r>
    </w:p>
    <w:p w14:paraId="1B89AFA7">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5"/>
          <w:sz w:val="21"/>
          <w:szCs w:val="21"/>
          <w:shd w:val="clear" w:fill="FFFFFF"/>
        </w:rPr>
        <w:t>Georgia Nnabuihe</w:t>
      </w:r>
    </w:p>
    <w:p w14:paraId="02199A84">
      <w:pPr>
        <w:pStyle w:val="6"/>
        <w:keepNext w:val="0"/>
        <w:keepLines w:val="0"/>
        <w:widowControl/>
        <w:suppressLineNumbers w:val="0"/>
        <w:spacing w:before="96" w:beforeAutospacing="0" w:after="0" w:afterAutospacing="0" w:line="18" w:lineRule="atLeast"/>
        <w:ind w:left="0" w:right="48"/>
      </w:pPr>
    </w:p>
    <w:p w14:paraId="79B7DD40">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 am sorry, I wasn’t aware of your condition. May God grant you good health and prosperity.</w:t>
      </w:r>
    </w:p>
    <w:p w14:paraId="09684F9D">
      <w:pPr>
        <w:pStyle w:val="6"/>
        <w:keepNext w:val="0"/>
        <w:keepLines w:val="0"/>
        <w:widowControl/>
        <w:suppressLineNumbers w:val="0"/>
        <w:spacing w:before="96" w:beforeAutospacing="0" w:after="0" w:afterAutospacing="0" w:line="18" w:lineRule="atLeast"/>
        <w:ind w:left="0" w:right="48"/>
      </w:pPr>
    </w:p>
    <w:p w14:paraId="4D028224">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No worries, Georgia. Please take your time. I am always here to help, so just drop me a message whenever you feel better and are ready to get things moving forward again.</w:t>
      </w:r>
    </w:p>
    <w:p w14:paraId="6354534F">
      <w:pPr>
        <w:pStyle w:val="6"/>
        <w:keepNext w:val="0"/>
        <w:keepLines w:val="0"/>
        <w:widowControl/>
        <w:suppressLineNumbers w:val="0"/>
        <w:spacing w:before="96" w:beforeAutospacing="0" w:after="0" w:afterAutospacing="0" w:line="18" w:lineRule="atLeast"/>
        <w:ind w:left="0" w:right="48"/>
      </w:pPr>
    </w:p>
    <w:p w14:paraId="65E8B259">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Cheers</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Imran.</w:t>
      </w:r>
    </w:p>
    <w:p w14:paraId="799D5DE3">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123EDC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3:28 AM</w:t>
      </w:r>
    </w:p>
    <w:p w14:paraId="2C69E2B8">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Thank you so much Imran. I am trying to get this to you. I can’t afford the delay.</w:t>
      </w:r>
    </w:p>
    <w:p w14:paraId="0BBD7D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3:34 AM</w:t>
      </w:r>
    </w:p>
    <w:p w14:paraId="5F097083">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Take your time and focus on getting better. Your health comes first. I’ll be here whenever you’re ready</w:t>
      </w:r>
    </w:p>
    <w:p w14:paraId="4749A392">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511BA8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4:02 AM</w:t>
      </w:r>
    </w:p>
    <w:p w14:paraId="1242537A">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You’re awesome 🙏</w:t>
      </w:r>
    </w:p>
    <w:p w14:paraId="6DEA6523">
      <w:pPr>
        <w:keepNext w:val="0"/>
        <w:keepLines w:val="0"/>
        <w:widowControl/>
        <w:suppressLineNumbers w:val="0"/>
        <w:pBdr>
          <w:top w:val="none" w:color="auto" w:sz="0" w:space="0"/>
          <w:bottom w:val="none" w:color="auto" w:sz="0" w:space="0"/>
        </w:pBdr>
        <w:shd w:val="clear" w:fill="FFFFFF"/>
        <w:spacing w:before="96" w:beforeAutospacing="0" w:after="48" w:afterAutospacing="0" w:line="264" w:lineRule="atLeast"/>
        <w:ind w:left="0" w:firstLine="0"/>
        <w:jc w:val="left"/>
        <w:rPr>
          <w:rFonts w:hint="default" w:ascii="Arial" w:hAnsi="Arial" w:eastAsia="Arial" w:cs="Arial"/>
          <w:i w:val="0"/>
          <w:iCs w:val="0"/>
          <w:caps w:val="0"/>
          <w:color w:val="656D7B"/>
          <w:spacing w:val="7"/>
          <w:sz w:val="21"/>
          <w:szCs w:val="21"/>
        </w:rPr>
      </w:pPr>
      <w:r>
        <w:rPr>
          <w:rFonts w:hint="default" w:ascii="Arial" w:hAnsi="Arial" w:eastAsia="Arial" w:cs="Arial"/>
          <w:i w:val="0"/>
          <w:iCs w:val="0"/>
          <w:caps w:val="0"/>
          <w:color w:val="656D7B"/>
          <w:spacing w:val="7"/>
          <w:kern w:val="0"/>
          <w:sz w:val="21"/>
          <w:szCs w:val="21"/>
          <w:bdr w:val="none" w:color="auto" w:sz="0" w:space="0"/>
          <w:shd w:val="clear" w:fill="FFFFFF"/>
          <w:lang w:val="en-US" w:eastAsia="zh-CN" w:bidi="ar"/>
        </w:rPr>
        <w:t>Monday, Aug 31</w:t>
      </w:r>
    </w:p>
    <w:p w14:paraId="06A37D81">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1201C9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3:57 AM</w:t>
      </w:r>
    </w:p>
    <w:p w14:paraId="37B32681">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iCs/>
          <w:caps w:val="0"/>
          <w:color w:val="1A1A1A"/>
          <w:spacing w:val="7"/>
          <w:sz w:val="21"/>
          <w:szCs w:val="21"/>
          <w:shd w:val="clear" w:fill="FFFFFF"/>
        </w:rPr>
        <w:t>Georgia Nnabuihe removed this message</w:t>
      </w:r>
    </w:p>
    <w:p w14:paraId="0FF9FA90">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iCs/>
          <w:caps w:val="0"/>
          <w:color w:val="1A1A1A"/>
          <w:spacing w:val="7"/>
          <w:sz w:val="21"/>
          <w:szCs w:val="21"/>
          <w:shd w:val="clear" w:fill="FFFFFF"/>
        </w:rPr>
        <w:t>Georgia Nnabuihe removed this message</w:t>
      </w:r>
    </w:p>
    <w:p w14:paraId="235D7856">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Imran, are you able to open these files?</w:t>
      </w:r>
    </w:p>
    <w:p w14:paraId="260BA570">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I’m having serious issues uploading docs (sighs).</w:t>
      </w:r>
    </w:p>
    <w:p w14:paraId="4F58D14D">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iCs/>
          <w:caps w:val="0"/>
          <w:color w:val="1A1A1A"/>
          <w:spacing w:val="7"/>
          <w:sz w:val="21"/>
          <w:szCs w:val="21"/>
          <w:shd w:val="clear" w:fill="FFFFFF"/>
        </w:rPr>
        <w:t>Georgia Nnabuihe removed this message</w:t>
      </w:r>
    </w:p>
    <w:p w14:paraId="67C6387E">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iCs/>
          <w:caps w:val="0"/>
          <w:color w:val="1A1A1A"/>
          <w:spacing w:val="7"/>
          <w:sz w:val="21"/>
          <w:szCs w:val="21"/>
          <w:shd w:val="clear" w:fill="FFFFFF"/>
        </w:rPr>
        <w:t>Georgia Nnabuihe removed this message</w:t>
      </w:r>
    </w:p>
    <w:p w14:paraId="468AB00A">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iCs/>
          <w:caps w:val="0"/>
          <w:color w:val="1A1A1A"/>
          <w:spacing w:val="7"/>
          <w:sz w:val="21"/>
          <w:szCs w:val="21"/>
          <w:shd w:val="clear" w:fill="FFFFFF"/>
        </w:rPr>
        <w:t>Georgia Nnabuihe removed this message</w:t>
      </w:r>
    </w:p>
    <w:p w14:paraId="35A535F1">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37B147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4:21 AM</w:t>
      </w:r>
    </w:p>
    <w:p w14:paraId="6F1B0A4A">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This is the Home page and Text Explanation of it</w:t>
      </w:r>
    </w:p>
    <w:p w14:paraId="7DF182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ind w:left="0" w:right="48" w:firstLine="0"/>
        <w:jc w:val="left"/>
        <w:rPr>
          <w:rFonts w:hint="default" w:ascii="Arial" w:hAnsi="Arial" w:eastAsia="Arial" w:cs="Arial"/>
          <w:i w:val="0"/>
          <w:iCs w:val="0"/>
          <w:caps w:val="0"/>
          <w:color w:val="1A1A1A"/>
          <w:spacing w:val="7"/>
          <w:sz w:val="18"/>
          <w:szCs w:val="18"/>
        </w:rPr>
      </w:pPr>
      <w:r>
        <w:rPr>
          <w:rFonts w:hint="default" w:ascii="Arial" w:hAnsi="Arial" w:eastAsia="Arial" w:cs="Arial"/>
          <w:i w:val="0"/>
          <w:iCs w:val="0"/>
          <w:caps w:val="0"/>
          <w:color w:val="1A1A1A"/>
          <w:spacing w:val="7"/>
          <w:kern w:val="0"/>
          <w:sz w:val="18"/>
          <w:szCs w:val="18"/>
          <w:bdr w:val="none" w:color="auto" w:sz="0" w:space="0"/>
          <w:shd w:val="clear" w:fill="FFFFFF"/>
          <w:lang w:val="en-US" w:eastAsia="zh-CN" w:bidi="ar"/>
        </w:rPr>
        <w:t xml:space="preserve">690540CF-3F52-4339-9318-7E96EC0B0294.png </w:t>
      </w:r>
    </w:p>
    <w:p w14:paraId="254A4B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sz w:val="21"/>
          <w:szCs w:val="21"/>
          <w:u w:val="none"/>
          <w:bdr w:val="single" w:color="D4DBE2" w:sz="4" w:space="0"/>
          <w:shd w:val="clear" w:fill="FFFFFF"/>
        </w:rPr>
        <w:drawing>
          <wp:inline distT="0" distB="0" distL="114300" distR="114300">
            <wp:extent cx="304800" cy="304800"/>
            <wp:effectExtent l="0" t="0" r="0" b="0"/>
            <wp:docPr id="24" name="Picture 5" descr="IMG_260">
              <a:hlinkClick xmlns:a="http://schemas.openxmlformats.org/drawingml/2006/main" r:id="rId5" tooltip="690540CF-3F52-4339-9318-7E96EC0B0294.pn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 descr="IMG_260"/>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28B087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48" w:firstLine="0"/>
        <w:jc w:val="left"/>
        <w:rPr>
          <w:rFonts w:hint="default" w:ascii="Arial" w:hAnsi="Arial" w:eastAsia="Arial" w:cs="Arial"/>
          <w:i w:val="0"/>
          <w:iCs w:val="0"/>
          <w:caps w:val="0"/>
          <w:color w:val="1A1A1A"/>
          <w:spacing w:val="7"/>
          <w:sz w:val="18"/>
          <w:szCs w:val="18"/>
        </w:rPr>
      </w:pPr>
      <w:r>
        <w:rPr>
          <w:rFonts w:hint="default" w:ascii="Arial" w:hAnsi="Arial" w:eastAsia="Arial" w:cs="Arial"/>
          <w:i w:val="0"/>
          <w:iCs w:val="0"/>
          <w:caps w:val="0"/>
          <w:color w:val="1A1A1A"/>
          <w:spacing w:val="7"/>
          <w:kern w:val="0"/>
          <w:sz w:val="18"/>
          <w:szCs w:val="18"/>
          <w:bdr w:val="none" w:color="auto" w:sz="0" w:space="0"/>
          <w:shd w:val="clear" w:fill="FFFFFF"/>
          <w:lang w:val="en-US" w:eastAsia="zh-CN" w:bidi="ar"/>
        </w:rPr>
        <w:t xml:space="preserve">Homepage Text.docx </w:t>
      </w:r>
    </w:p>
    <w:p w14:paraId="4D4F2F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instrText xml:space="preserve"> HYPERLINK "https://www.upwork.com/ab/messages/att/5a3d3f00-c02d-4607-a75a-e920655393e9" </w:instrTex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i w:val="0"/>
          <w:iCs w:val="0"/>
          <w:caps w:val="0"/>
          <w:color w:val="1A1A1A"/>
          <w:spacing w:val="7"/>
          <w:sz w:val="21"/>
          <w:szCs w:val="21"/>
          <w:u w:val="none"/>
          <w:shd w:val="clear" w:fill="FFFFFF"/>
        </w:rPr>
        <w:t>Homepage Text.docx</w: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end"/>
      </w:r>
    </w:p>
    <w:p w14:paraId="42E4922F">
      <w:pPr>
        <w:keepNext w:val="0"/>
        <w:keepLines w:val="0"/>
        <w:widowControl/>
        <w:suppressLineNumbers w:val="0"/>
        <w:pBdr>
          <w:top w:val="none" w:color="auto" w:sz="0" w:space="0"/>
          <w:left w:val="none" w:color="auto" w:sz="0" w:space="0"/>
          <w:bottom w:val="none" w:color="auto" w:sz="0" w:space="0"/>
        </w:pBdr>
        <w:shd w:val="clear" w:fill="FFFFFF"/>
        <w:spacing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796 kB</w:t>
      </w:r>
    </w:p>
    <w:p w14:paraId="40303BA3">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This is the Chapters Page and Text explanation of it…</w:t>
      </w:r>
    </w:p>
    <w:p w14:paraId="52C324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48" w:firstLine="0"/>
        <w:jc w:val="left"/>
        <w:rPr>
          <w:rFonts w:hint="default" w:ascii="Arial" w:hAnsi="Arial" w:eastAsia="Arial" w:cs="Arial"/>
          <w:i w:val="0"/>
          <w:iCs w:val="0"/>
          <w:caps w:val="0"/>
          <w:color w:val="1A1A1A"/>
          <w:spacing w:val="7"/>
          <w:sz w:val="18"/>
          <w:szCs w:val="18"/>
        </w:rPr>
      </w:pPr>
      <w:r>
        <w:rPr>
          <w:rFonts w:hint="default" w:ascii="Arial" w:hAnsi="Arial" w:eastAsia="Arial" w:cs="Arial"/>
          <w:i w:val="0"/>
          <w:iCs w:val="0"/>
          <w:caps w:val="0"/>
          <w:color w:val="1A1A1A"/>
          <w:spacing w:val="7"/>
          <w:kern w:val="0"/>
          <w:sz w:val="18"/>
          <w:szCs w:val="18"/>
          <w:bdr w:val="none" w:color="auto" w:sz="0" w:space="0"/>
          <w:shd w:val="clear" w:fill="FFFFFF"/>
          <w:lang w:val="en-US" w:eastAsia="zh-CN" w:bidi="ar"/>
        </w:rPr>
        <w:t xml:space="preserve">2 files </w:t>
      </w:r>
    </w:p>
    <w:p w14:paraId="75CC30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120" w:afterAutospacing="0"/>
        <w:ind w:left="0" w:right="362"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sz w:val="21"/>
          <w:szCs w:val="21"/>
          <w:u w:val="none"/>
          <w:bdr w:val="single" w:color="E0E6EB" w:sz="4" w:space="0"/>
          <w:shd w:val="clear" w:fill="FFFFFF"/>
        </w:rPr>
        <w:drawing>
          <wp:inline distT="0" distB="0" distL="114300" distR="114300">
            <wp:extent cx="304800" cy="304800"/>
            <wp:effectExtent l="0" t="0" r="0" b="0"/>
            <wp:docPr id="20" name="Picture 6" descr="IMG_26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6" descr="IMG_261"/>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0987D3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instrText xml:space="preserve"> HYPERLINK "https://www.upwork.com/ab/messages/att/716910d8-873e-4b68-a7af-410b3c9dcd87" </w:instrTex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i w:val="0"/>
          <w:iCs w:val="0"/>
          <w:caps w:val="0"/>
          <w:color w:val="1A1A1A"/>
          <w:spacing w:val="7"/>
          <w:sz w:val="21"/>
          <w:szCs w:val="21"/>
          <w:u w:val="none"/>
          <w:shd w:val="clear" w:fill="FFFFFF"/>
        </w:rPr>
        <w:t>Chapters mockup.png</w: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end"/>
      </w:r>
    </w:p>
    <w:p w14:paraId="46AE7FFE">
      <w:pPr>
        <w:keepNext w:val="0"/>
        <w:keepLines w:val="0"/>
        <w:widowControl/>
        <w:suppressLineNumbers w:val="0"/>
        <w:pBdr>
          <w:top w:val="none" w:color="auto" w:sz="0" w:space="0"/>
          <w:left w:val="none" w:color="auto" w:sz="0" w:space="0"/>
          <w:bottom w:val="none" w:color="auto" w:sz="0" w:space="0"/>
        </w:pBdr>
        <w:shd w:val="clear" w:fill="FFFFFF"/>
        <w:spacing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2 MB</w:t>
      </w:r>
    </w:p>
    <w:p w14:paraId="52503F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instrText xml:space="preserve"> HYPERLINK "https://www.upwork.com/ab/messages/att/738ab39a-0a4f-4697-ae27-ac51c6802f4a" </w:instrTex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i w:val="0"/>
          <w:iCs w:val="0"/>
          <w:caps w:val="0"/>
          <w:color w:val="1A1A1A"/>
          <w:spacing w:val="7"/>
          <w:sz w:val="21"/>
          <w:szCs w:val="21"/>
          <w:u w:val="none"/>
          <w:shd w:val="clear" w:fill="FFFFFF"/>
        </w:rPr>
        <w:t>ChaptersText 1.pdf</w: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end"/>
      </w:r>
    </w:p>
    <w:p w14:paraId="30C8B377">
      <w:pPr>
        <w:keepNext w:val="0"/>
        <w:keepLines w:val="0"/>
        <w:widowControl/>
        <w:suppressLineNumbers w:val="0"/>
        <w:pBdr>
          <w:top w:val="none" w:color="auto" w:sz="0" w:space="0"/>
          <w:left w:val="none" w:color="auto" w:sz="0" w:space="0"/>
          <w:bottom w:val="none" w:color="auto" w:sz="0" w:space="0"/>
        </w:pBdr>
        <w:shd w:val="clear" w:fill="FFFFFF"/>
        <w:spacing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4 MB</w:t>
      </w:r>
    </w:p>
    <w:p w14:paraId="2F859F9D">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This is the Academy Page and Text explanation of it…</w:t>
      </w:r>
    </w:p>
    <w:p w14:paraId="119E4C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48" w:firstLine="0"/>
        <w:jc w:val="left"/>
        <w:rPr>
          <w:rFonts w:hint="default" w:ascii="Arial" w:hAnsi="Arial" w:eastAsia="Arial" w:cs="Arial"/>
          <w:i w:val="0"/>
          <w:iCs w:val="0"/>
          <w:caps w:val="0"/>
          <w:color w:val="1A1A1A"/>
          <w:spacing w:val="7"/>
          <w:sz w:val="18"/>
          <w:szCs w:val="18"/>
        </w:rPr>
      </w:pPr>
      <w:r>
        <w:rPr>
          <w:rFonts w:hint="default" w:ascii="Arial" w:hAnsi="Arial" w:eastAsia="Arial" w:cs="Arial"/>
          <w:i w:val="0"/>
          <w:iCs w:val="0"/>
          <w:caps w:val="0"/>
          <w:color w:val="1A1A1A"/>
          <w:spacing w:val="7"/>
          <w:kern w:val="0"/>
          <w:sz w:val="18"/>
          <w:szCs w:val="18"/>
          <w:bdr w:val="none" w:color="auto" w:sz="0" w:space="0"/>
          <w:shd w:val="clear" w:fill="FFFFFF"/>
          <w:lang w:val="en-US" w:eastAsia="zh-CN" w:bidi="ar"/>
        </w:rPr>
        <w:t xml:space="preserve">2 files </w:t>
      </w:r>
    </w:p>
    <w:p w14:paraId="69E120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120" w:afterAutospacing="0"/>
        <w:ind w:left="0" w:right="362"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sz w:val="21"/>
          <w:szCs w:val="21"/>
          <w:u w:val="none"/>
          <w:bdr w:val="single" w:color="E0E6EB" w:sz="4" w:space="0"/>
          <w:shd w:val="clear" w:fill="FFFFFF"/>
        </w:rPr>
        <w:drawing>
          <wp:inline distT="0" distB="0" distL="114300" distR="114300">
            <wp:extent cx="304800" cy="304800"/>
            <wp:effectExtent l="0" t="0" r="0" b="0"/>
            <wp:docPr id="23" name="Picture 7" descr="IMG_262">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7" descr="IMG_262"/>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17DCC2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instrText xml:space="preserve"> HYPERLINK "https://www.upwork.com/ab/messages/att/501ae387-0c8c-4ee1-945d-375bfc353334" </w:instrTex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i w:val="0"/>
          <w:iCs w:val="0"/>
          <w:caps w:val="0"/>
          <w:color w:val="1A1A1A"/>
          <w:spacing w:val="7"/>
          <w:sz w:val="21"/>
          <w:szCs w:val="21"/>
          <w:u w:val="none"/>
          <w:shd w:val="clear" w:fill="FFFFFF"/>
        </w:rPr>
        <w:t>Academy mock up.png</w: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end"/>
      </w:r>
    </w:p>
    <w:p w14:paraId="19657445">
      <w:pPr>
        <w:keepNext w:val="0"/>
        <w:keepLines w:val="0"/>
        <w:widowControl/>
        <w:suppressLineNumbers w:val="0"/>
        <w:pBdr>
          <w:top w:val="none" w:color="auto" w:sz="0" w:space="0"/>
          <w:left w:val="none" w:color="auto" w:sz="0" w:space="0"/>
          <w:bottom w:val="none" w:color="auto" w:sz="0" w:space="0"/>
        </w:pBdr>
        <w:shd w:val="clear" w:fill="FFFFFF"/>
        <w:spacing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3 MB</w:t>
      </w:r>
    </w:p>
    <w:p w14:paraId="344495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instrText xml:space="preserve"> HYPERLINK "https://www.upwork.com/ab/messages/att/183551b7-bd59-4ffa-add3-9fb4d8dcdcb5" </w:instrTex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i w:val="0"/>
          <w:iCs w:val="0"/>
          <w:caps w:val="0"/>
          <w:color w:val="1A1A1A"/>
          <w:spacing w:val="7"/>
          <w:sz w:val="21"/>
          <w:szCs w:val="21"/>
          <w:u w:val="none"/>
          <w:shd w:val="clear" w:fill="FFFFFF"/>
        </w:rPr>
        <w:t>Academy Text.pdf</w: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end"/>
      </w:r>
    </w:p>
    <w:p w14:paraId="19336BB1">
      <w:pPr>
        <w:keepNext w:val="0"/>
        <w:keepLines w:val="0"/>
        <w:widowControl/>
        <w:suppressLineNumbers w:val="0"/>
        <w:pBdr>
          <w:top w:val="none" w:color="auto" w:sz="0" w:space="0"/>
          <w:left w:val="none" w:color="auto" w:sz="0" w:space="0"/>
          <w:bottom w:val="none" w:color="auto" w:sz="0" w:space="0"/>
        </w:pBdr>
        <w:shd w:val="clear" w:fill="FFFFFF"/>
        <w:spacing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939 kB</w:t>
      </w:r>
    </w:p>
    <w:p w14:paraId="02758A20">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Note: Drop downs are coming for these pages as discussed but I am sending the main pages first.</w:t>
      </w:r>
    </w:p>
    <w:p w14:paraId="63916CFB">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2283A4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4:50 AM</w:t>
      </w:r>
    </w:p>
    <w:p w14:paraId="701F94F3">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Daily Page &amp; Text explanation</w:t>
      </w:r>
    </w:p>
    <w:p w14:paraId="6D3B4C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ind w:left="0" w:right="48" w:firstLine="0"/>
        <w:jc w:val="left"/>
        <w:rPr>
          <w:rFonts w:hint="default" w:ascii="Arial" w:hAnsi="Arial" w:eastAsia="Arial" w:cs="Arial"/>
          <w:i w:val="0"/>
          <w:iCs w:val="0"/>
          <w:caps w:val="0"/>
          <w:color w:val="1A1A1A"/>
          <w:spacing w:val="7"/>
          <w:sz w:val="18"/>
          <w:szCs w:val="18"/>
        </w:rPr>
      </w:pPr>
      <w:r>
        <w:rPr>
          <w:rFonts w:hint="default" w:ascii="Arial" w:hAnsi="Arial" w:eastAsia="Arial" w:cs="Arial"/>
          <w:i w:val="0"/>
          <w:iCs w:val="0"/>
          <w:caps w:val="0"/>
          <w:color w:val="1A1A1A"/>
          <w:spacing w:val="7"/>
          <w:kern w:val="0"/>
          <w:sz w:val="18"/>
          <w:szCs w:val="18"/>
          <w:bdr w:val="none" w:color="auto" w:sz="0" w:space="0"/>
          <w:shd w:val="clear" w:fill="FFFFFF"/>
          <w:lang w:val="en-US" w:eastAsia="zh-CN" w:bidi="ar"/>
        </w:rPr>
        <w:t xml:space="preserve">2 files </w:t>
      </w:r>
    </w:p>
    <w:p w14:paraId="571477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120" w:afterAutospacing="0"/>
        <w:ind w:left="0" w:right="362"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sz w:val="21"/>
          <w:szCs w:val="21"/>
          <w:u w:val="none"/>
          <w:bdr w:val="single" w:color="E0E6EB" w:sz="4" w:space="0"/>
          <w:shd w:val="clear" w:fill="FFFFFF"/>
        </w:rPr>
        <w:drawing>
          <wp:inline distT="0" distB="0" distL="114300" distR="114300">
            <wp:extent cx="304800" cy="304800"/>
            <wp:effectExtent l="0" t="0" r="0" b="0"/>
            <wp:docPr id="17" name="Picture 8" descr="IMG_263">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descr="IMG_263"/>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65F958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instrText xml:space="preserve"> HYPERLINK "https://www.upwork.com/ab/messages/att/93ea48f1-3005-4766-9c3f-b601c99cb7dd" </w:instrTex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i w:val="0"/>
          <w:iCs w:val="0"/>
          <w:caps w:val="0"/>
          <w:color w:val="1A1A1A"/>
          <w:spacing w:val="7"/>
          <w:sz w:val="21"/>
          <w:szCs w:val="21"/>
          <w:u w:val="none"/>
          <w:shd w:val="clear" w:fill="FFFFFF"/>
        </w:rPr>
        <w:t>A5C3AE96-0615-4D6B-86C4-43B0C9B3789A.png</w: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end"/>
      </w:r>
    </w:p>
    <w:p w14:paraId="29BDAC83">
      <w:pPr>
        <w:keepNext w:val="0"/>
        <w:keepLines w:val="0"/>
        <w:widowControl/>
        <w:suppressLineNumbers w:val="0"/>
        <w:pBdr>
          <w:top w:val="none" w:color="auto" w:sz="0" w:space="0"/>
          <w:left w:val="none" w:color="auto" w:sz="0" w:space="0"/>
          <w:bottom w:val="none" w:color="auto" w:sz="0" w:space="0"/>
        </w:pBdr>
        <w:shd w:val="clear" w:fill="FFFFFF"/>
        <w:spacing w:before="96" w:beforeAutospacing="0"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2 MB</w:t>
      </w:r>
    </w:p>
    <w:p w14:paraId="316319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instrText xml:space="preserve"> HYPERLINK "https://www.upwork.com/ab/messages/att/abef6746-e789-4c03-b507-a81cab8c08b2" </w:instrTex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i w:val="0"/>
          <w:iCs w:val="0"/>
          <w:caps w:val="0"/>
          <w:color w:val="1A1A1A"/>
          <w:spacing w:val="7"/>
          <w:sz w:val="21"/>
          <w:szCs w:val="21"/>
          <w:u w:val="none"/>
          <w:shd w:val="clear" w:fill="FFFFFF"/>
        </w:rPr>
        <w:t>Daily page-Text.pdf</w: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end"/>
      </w:r>
    </w:p>
    <w:p w14:paraId="556556FA">
      <w:pPr>
        <w:keepNext w:val="0"/>
        <w:keepLines w:val="0"/>
        <w:widowControl/>
        <w:suppressLineNumbers w:val="0"/>
        <w:pBdr>
          <w:top w:val="none" w:color="auto" w:sz="0" w:space="0"/>
          <w:left w:val="none" w:color="auto" w:sz="0" w:space="0"/>
          <w:bottom w:val="none" w:color="auto" w:sz="0" w:space="0"/>
        </w:pBdr>
        <w:shd w:val="clear" w:fill="FFFFFF"/>
        <w:spacing w:before="96" w:beforeAutospacing="0"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29 kB</w:t>
      </w:r>
    </w:p>
    <w:p w14:paraId="29E0215C">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6604B7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5:31 AM</w:t>
      </w:r>
    </w:p>
    <w:p w14:paraId="02F8AA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ind w:left="0" w:right="48" w:firstLine="0"/>
        <w:jc w:val="left"/>
        <w:rPr>
          <w:rFonts w:hint="default" w:ascii="Arial" w:hAnsi="Arial" w:eastAsia="Arial" w:cs="Arial"/>
          <w:i w:val="0"/>
          <w:iCs w:val="0"/>
          <w:caps w:val="0"/>
          <w:color w:val="1A1A1A"/>
          <w:spacing w:val="7"/>
          <w:sz w:val="18"/>
          <w:szCs w:val="18"/>
        </w:rPr>
      </w:pPr>
      <w:r>
        <w:rPr>
          <w:rFonts w:hint="default" w:ascii="Arial" w:hAnsi="Arial" w:eastAsia="Arial" w:cs="Arial"/>
          <w:i w:val="0"/>
          <w:iCs w:val="0"/>
          <w:caps w:val="0"/>
          <w:color w:val="1A1A1A"/>
          <w:spacing w:val="7"/>
          <w:kern w:val="0"/>
          <w:sz w:val="18"/>
          <w:szCs w:val="18"/>
          <w:bdr w:val="none" w:color="auto" w:sz="0" w:space="0"/>
          <w:shd w:val="clear" w:fill="FFFFFF"/>
          <w:lang w:val="en-US" w:eastAsia="zh-CN" w:bidi="ar"/>
        </w:rPr>
        <w:t xml:space="preserve">2 files </w:t>
      </w:r>
    </w:p>
    <w:p w14:paraId="0C26AC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120" w:afterAutospacing="0"/>
        <w:ind w:left="0" w:right="362"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sz w:val="21"/>
          <w:szCs w:val="21"/>
          <w:u w:val="none"/>
          <w:bdr w:val="single" w:color="E0E6EB" w:sz="4" w:space="0"/>
          <w:shd w:val="clear" w:fill="FFFFFF"/>
        </w:rPr>
        <w:drawing>
          <wp:inline distT="0" distB="0" distL="114300" distR="114300">
            <wp:extent cx="304800" cy="304800"/>
            <wp:effectExtent l="0" t="0" r="0" b="0"/>
            <wp:docPr id="16" name="Picture 9" descr="IMG_264">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descr="IMG_264"/>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1ADE8D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instrText xml:space="preserve"> HYPERLINK "https://www.upwork.com/ab/messages/att/b6d187e8-4a0a-4f1f-bed8-59682be57b4d" </w:instrTex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i w:val="0"/>
          <w:iCs w:val="0"/>
          <w:caps w:val="0"/>
          <w:color w:val="1A1A1A"/>
          <w:spacing w:val="7"/>
          <w:sz w:val="21"/>
          <w:szCs w:val="21"/>
          <w:u w:val="none"/>
          <w:shd w:val="clear" w:fill="FFFFFF"/>
        </w:rPr>
        <w:t>6FE3C785-F121-4408-8424-5523C541DAD8.png</w: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end"/>
      </w:r>
    </w:p>
    <w:p w14:paraId="526634CC">
      <w:pPr>
        <w:keepNext w:val="0"/>
        <w:keepLines w:val="0"/>
        <w:widowControl/>
        <w:suppressLineNumbers w:val="0"/>
        <w:pBdr>
          <w:top w:val="none" w:color="auto" w:sz="0" w:space="0"/>
          <w:left w:val="none" w:color="auto" w:sz="0" w:space="0"/>
          <w:bottom w:val="none" w:color="auto" w:sz="0" w:space="0"/>
        </w:pBdr>
        <w:shd w:val="clear" w:fill="FFFFFF"/>
        <w:spacing w:before="96" w:beforeAutospacing="0"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2 MB</w:t>
      </w:r>
    </w:p>
    <w:p w14:paraId="10DA83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instrText xml:space="preserve"> HYPERLINK "https://www.upwork.com/ab/messages/att/9e02bf91-dfae-4d28-8ffe-4e8ed250bc03" </w:instrTex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i w:val="0"/>
          <w:iCs w:val="0"/>
          <w:caps w:val="0"/>
          <w:color w:val="1A1A1A"/>
          <w:spacing w:val="7"/>
          <w:sz w:val="21"/>
          <w:szCs w:val="21"/>
          <w:u w:val="none"/>
          <w:shd w:val="clear" w:fill="FFFFFF"/>
        </w:rPr>
        <w:t>Library Page.pdf</w: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end"/>
      </w:r>
    </w:p>
    <w:p w14:paraId="17745E2E">
      <w:pPr>
        <w:keepNext w:val="0"/>
        <w:keepLines w:val="0"/>
        <w:widowControl/>
        <w:suppressLineNumbers w:val="0"/>
        <w:pBdr>
          <w:top w:val="none" w:color="auto" w:sz="0" w:space="0"/>
          <w:left w:val="none" w:color="auto" w:sz="0" w:space="0"/>
          <w:bottom w:val="none" w:color="auto" w:sz="0" w:space="0"/>
        </w:pBdr>
        <w:shd w:val="clear" w:fill="FFFFFF"/>
        <w:spacing w:before="96" w:beforeAutospacing="0"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29 kB</w:t>
      </w:r>
    </w:p>
    <w:p w14:paraId="33575789">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3FA32F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5:41 AM</w:t>
      </w:r>
    </w:p>
    <w:p w14:paraId="362FE97F">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Serve Page and Text Explanation</w:t>
      </w:r>
    </w:p>
    <w:p w14:paraId="5A563A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ind w:left="0" w:right="48" w:firstLine="0"/>
        <w:jc w:val="left"/>
        <w:rPr>
          <w:rFonts w:hint="default" w:ascii="Arial" w:hAnsi="Arial" w:eastAsia="Arial" w:cs="Arial"/>
          <w:i w:val="0"/>
          <w:iCs w:val="0"/>
          <w:caps w:val="0"/>
          <w:color w:val="1A1A1A"/>
          <w:spacing w:val="7"/>
          <w:sz w:val="18"/>
          <w:szCs w:val="18"/>
        </w:rPr>
      </w:pPr>
      <w:r>
        <w:rPr>
          <w:rFonts w:hint="default" w:ascii="Arial" w:hAnsi="Arial" w:eastAsia="Arial" w:cs="Arial"/>
          <w:i w:val="0"/>
          <w:iCs w:val="0"/>
          <w:caps w:val="0"/>
          <w:color w:val="1A1A1A"/>
          <w:spacing w:val="7"/>
          <w:kern w:val="0"/>
          <w:sz w:val="18"/>
          <w:szCs w:val="18"/>
          <w:bdr w:val="none" w:color="auto" w:sz="0" w:space="0"/>
          <w:shd w:val="clear" w:fill="FFFFFF"/>
          <w:lang w:val="en-US" w:eastAsia="zh-CN" w:bidi="ar"/>
        </w:rPr>
        <w:t xml:space="preserve">2 files </w:t>
      </w:r>
    </w:p>
    <w:p w14:paraId="63CE46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120" w:afterAutospacing="0"/>
        <w:ind w:left="0" w:right="362"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sz w:val="21"/>
          <w:szCs w:val="21"/>
          <w:u w:val="none"/>
          <w:bdr w:val="single" w:color="E0E6EB" w:sz="4" w:space="0"/>
          <w:shd w:val="clear" w:fill="FFFFFF"/>
        </w:rPr>
        <w:drawing>
          <wp:inline distT="0" distB="0" distL="114300" distR="114300">
            <wp:extent cx="304800" cy="304800"/>
            <wp:effectExtent l="0" t="0" r="0" b="0"/>
            <wp:docPr id="22" name="Picture 10" descr="IMG_265">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0" descr="IMG_265"/>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745933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instrText xml:space="preserve"> HYPERLINK "https://www.upwork.com/ab/messages/att/db3db01b-542c-4790-932f-86af9a202c76" </w:instrTex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i w:val="0"/>
          <w:iCs w:val="0"/>
          <w:caps w:val="0"/>
          <w:color w:val="1A1A1A"/>
          <w:spacing w:val="7"/>
          <w:sz w:val="21"/>
          <w:szCs w:val="21"/>
          <w:u w:val="none"/>
          <w:shd w:val="clear" w:fill="FFFFFF"/>
        </w:rPr>
        <w:t>8C3DC8BB-CAA4-4478-952A-2E812A672007.png</w: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end"/>
      </w:r>
    </w:p>
    <w:p w14:paraId="2820E7D1">
      <w:pPr>
        <w:keepNext w:val="0"/>
        <w:keepLines w:val="0"/>
        <w:widowControl/>
        <w:suppressLineNumbers w:val="0"/>
        <w:pBdr>
          <w:top w:val="none" w:color="auto" w:sz="0" w:space="0"/>
          <w:left w:val="none" w:color="auto" w:sz="0" w:space="0"/>
          <w:bottom w:val="none" w:color="auto" w:sz="0" w:space="0"/>
        </w:pBdr>
        <w:shd w:val="clear" w:fill="FFFFFF"/>
        <w:spacing w:before="96" w:beforeAutospacing="0"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2 MB</w:t>
      </w:r>
    </w:p>
    <w:p w14:paraId="3F3170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instrText xml:space="preserve"> HYPERLINK "https://www.upwork.com/ab/messages/att/0bed92c2-72df-4f1c-9ff1-32e9f1c64e88" </w:instrTex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i w:val="0"/>
          <w:iCs w:val="0"/>
          <w:caps w:val="0"/>
          <w:color w:val="1A1A1A"/>
          <w:spacing w:val="7"/>
          <w:sz w:val="21"/>
          <w:szCs w:val="21"/>
          <w:u w:val="none"/>
          <w:shd w:val="clear" w:fill="FFFFFF"/>
        </w:rPr>
        <w:t>Serve Text.pdf</w: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end"/>
      </w:r>
    </w:p>
    <w:p w14:paraId="5D902BB5">
      <w:pPr>
        <w:keepNext w:val="0"/>
        <w:keepLines w:val="0"/>
        <w:widowControl/>
        <w:suppressLineNumbers w:val="0"/>
        <w:pBdr>
          <w:top w:val="none" w:color="auto" w:sz="0" w:space="0"/>
          <w:left w:val="none" w:color="auto" w:sz="0" w:space="0"/>
          <w:bottom w:val="none" w:color="auto" w:sz="0" w:space="0"/>
        </w:pBdr>
        <w:shd w:val="clear" w:fill="FFFFFF"/>
        <w:spacing w:before="96" w:beforeAutospacing="0"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29 kB</w:t>
      </w:r>
    </w:p>
    <w:p w14:paraId="0E91E2DA">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7EEA22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6:00 AM</w:t>
      </w:r>
    </w:p>
    <w:p w14:paraId="27252FE4">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Give Page and Give Text Explanation</w:t>
      </w:r>
    </w:p>
    <w:p w14:paraId="169635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ind w:left="0" w:right="48" w:firstLine="0"/>
        <w:jc w:val="left"/>
        <w:rPr>
          <w:rFonts w:hint="default" w:ascii="Arial" w:hAnsi="Arial" w:eastAsia="Arial" w:cs="Arial"/>
          <w:i w:val="0"/>
          <w:iCs w:val="0"/>
          <w:caps w:val="0"/>
          <w:color w:val="1A1A1A"/>
          <w:spacing w:val="7"/>
          <w:sz w:val="18"/>
          <w:szCs w:val="18"/>
        </w:rPr>
      </w:pPr>
      <w:r>
        <w:rPr>
          <w:rFonts w:hint="default" w:ascii="Arial" w:hAnsi="Arial" w:eastAsia="Arial" w:cs="Arial"/>
          <w:i w:val="0"/>
          <w:iCs w:val="0"/>
          <w:caps w:val="0"/>
          <w:color w:val="1A1A1A"/>
          <w:spacing w:val="7"/>
          <w:kern w:val="0"/>
          <w:sz w:val="18"/>
          <w:szCs w:val="18"/>
          <w:bdr w:val="none" w:color="auto" w:sz="0" w:space="0"/>
          <w:shd w:val="clear" w:fill="FFFFFF"/>
          <w:lang w:val="en-US" w:eastAsia="zh-CN" w:bidi="ar"/>
        </w:rPr>
        <w:t xml:space="preserve">2 files </w:t>
      </w:r>
    </w:p>
    <w:p w14:paraId="1EF4BA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120" w:afterAutospacing="0"/>
        <w:ind w:left="0" w:right="362"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sz w:val="21"/>
          <w:szCs w:val="21"/>
          <w:u w:val="none"/>
          <w:bdr w:val="single" w:color="E0E6EB" w:sz="4" w:space="0"/>
          <w:shd w:val="clear" w:fill="FFFFFF"/>
        </w:rPr>
        <w:drawing>
          <wp:inline distT="0" distB="0" distL="114300" distR="114300">
            <wp:extent cx="304800" cy="304800"/>
            <wp:effectExtent l="0" t="0" r="0" b="0"/>
            <wp:docPr id="19" name="Picture 11" descr="IMG_266">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1" descr="IMG_26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67F3BB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instrText xml:space="preserve"> HYPERLINK "https://www.upwork.com/ab/messages/att/ac1340d3-f1a8-4875-bd31-5efb6ed4ab14" </w:instrTex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i w:val="0"/>
          <w:iCs w:val="0"/>
          <w:caps w:val="0"/>
          <w:color w:val="1A1A1A"/>
          <w:spacing w:val="7"/>
          <w:sz w:val="21"/>
          <w:szCs w:val="21"/>
          <w:u w:val="none"/>
          <w:shd w:val="clear" w:fill="FFFFFF"/>
        </w:rPr>
        <w:t>08276B8E-8EBF-45A1-B460-186065787900.png</w: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end"/>
      </w:r>
    </w:p>
    <w:p w14:paraId="6D14F2E9">
      <w:pPr>
        <w:keepNext w:val="0"/>
        <w:keepLines w:val="0"/>
        <w:widowControl/>
        <w:suppressLineNumbers w:val="0"/>
        <w:pBdr>
          <w:top w:val="none" w:color="auto" w:sz="0" w:space="0"/>
          <w:left w:val="none" w:color="auto" w:sz="0" w:space="0"/>
          <w:bottom w:val="none" w:color="auto" w:sz="0" w:space="0"/>
        </w:pBdr>
        <w:shd w:val="clear" w:fill="FFFFFF"/>
        <w:spacing w:before="96" w:beforeAutospacing="0"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2 MB</w:t>
      </w:r>
    </w:p>
    <w:p w14:paraId="1BE8B1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instrText xml:space="preserve"> HYPERLINK "https://www.upwork.com/ab/messages/att/52a6711d-be07-477a-8d42-ef2da97e450a" </w:instrTex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i w:val="0"/>
          <w:iCs w:val="0"/>
          <w:caps w:val="0"/>
          <w:color w:val="1A1A1A"/>
          <w:spacing w:val="7"/>
          <w:sz w:val="21"/>
          <w:szCs w:val="21"/>
          <w:u w:val="none"/>
          <w:shd w:val="clear" w:fill="FFFFFF"/>
        </w:rPr>
        <w:t>Give Text.pdf</w: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end"/>
      </w:r>
    </w:p>
    <w:p w14:paraId="1BE350E9">
      <w:pPr>
        <w:keepNext w:val="0"/>
        <w:keepLines w:val="0"/>
        <w:widowControl/>
        <w:suppressLineNumbers w:val="0"/>
        <w:pBdr>
          <w:top w:val="none" w:color="auto" w:sz="0" w:space="0"/>
          <w:left w:val="none" w:color="auto" w:sz="0" w:space="0"/>
          <w:bottom w:val="none" w:color="auto" w:sz="0" w:space="0"/>
        </w:pBdr>
        <w:shd w:val="clear" w:fill="FFFFFF"/>
        <w:spacing w:before="96" w:beforeAutospacing="0"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31 kB</w:t>
      </w:r>
    </w:p>
    <w:p w14:paraId="107567EC">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38F95E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6:27 AM</w:t>
      </w:r>
    </w:p>
    <w:p w14:paraId="1C907E59">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Join ShininChrist &amp; Text Explanation</w:t>
      </w:r>
    </w:p>
    <w:p w14:paraId="308DB6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ind w:left="0" w:right="48" w:firstLine="0"/>
        <w:jc w:val="left"/>
        <w:rPr>
          <w:rFonts w:hint="default" w:ascii="Arial" w:hAnsi="Arial" w:eastAsia="Arial" w:cs="Arial"/>
          <w:i w:val="0"/>
          <w:iCs w:val="0"/>
          <w:caps w:val="0"/>
          <w:color w:val="1A1A1A"/>
          <w:spacing w:val="7"/>
          <w:sz w:val="18"/>
          <w:szCs w:val="18"/>
        </w:rPr>
      </w:pPr>
      <w:r>
        <w:rPr>
          <w:rFonts w:hint="default" w:ascii="Arial" w:hAnsi="Arial" w:eastAsia="Arial" w:cs="Arial"/>
          <w:i w:val="0"/>
          <w:iCs w:val="0"/>
          <w:caps w:val="0"/>
          <w:color w:val="1A1A1A"/>
          <w:spacing w:val="7"/>
          <w:kern w:val="0"/>
          <w:sz w:val="18"/>
          <w:szCs w:val="18"/>
          <w:bdr w:val="none" w:color="auto" w:sz="0" w:space="0"/>
          <w:shd w:val="clear" w:fill="FFFFFF"/>
          <w:lang w:val="en-US" w:eastAsia="zh-CN" w:bidi="ar"/>
        </w:rPr>
        <w:t xml:space="preserve">2 files </w:t>
      </w:r>
    </w:p>
    <w:p w14:paraId="3F1C7A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120" w:afterAutospacing="0"/>
        <w:ind w:left="0" w:right="362"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sz w:val="21"/>
          <w:szCs w:val="21"/>
          <w:u w:val="none"/>
          <w:bdr w:val="single" w:color="E0E6EB" w:sz="4" w:space="0"/>
          <w:shd w:val="clear" w:fill="FFFFFF"/>
        </w:rPr>
        <w:drawing>
          <wp:inline distT="0" distB="0" distL="114300" distR="114300">
            <wp:extent cx="304800" cy="304800"/>
            <wp:effectExtent l="0" t="0" r="0" b="0"/>
            <wp:docPr id="1" name="Picture 12" descr="IMG_267">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 descr="IMG_26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22C965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instrText xml:space="preserve"> HYPERLINK "https://www.upwork.com/ab/messages/att/dc04aa3b-5086-4cdb-9eae-d52df1104018" </w:instrTex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i w:val="0"/>
          <w:iCs w:val="0"/>
          <w:caps w:val="0"/>
          <w:color w:val="1A1A1A"/>
          <w:spacing w:val="7"/>
          <w:sz w:val="21"/>
          <w:szCs w:val="21"/>
          <w:u w:val="none"/>
          <w:shd w:val="clear" w:fill="FFFFFF"/>
        </w:rPr>
        <w:t>B2F3D551-80D8-4C5C-89D6-A4E8B9DD9EB8.png</w: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end"/>
      </w:r>
    </w:p>
    <w:p w14:paraId="5A731DBF">
      <w:pPr>
        <w:keepNext w:val="0"/>
        <w:keepLines w:val="0"/>
        <w:widowControl/>
        <w:suppressLineNumbers w:val="0"/>
        <w:pBdr>
          <w:top w:val="none" w:color="auto" w:sz="0" w:space="0"/>
          <w:left w:val="none" w:color="auto" w:sz="0" w:space="0"/>
          <w:bottom w:val="none" w:color="auto" w:sz="0" w:space="0"/>
        </w:pBdr>
        <w:shd w:val="clear" w:fill="FFFFFF"/>
        <w:spacing w:before="96" w:beforeAutospacing="0"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2 MB</w:t>
      </w:r>
    </w:p>
    <w:p w14:paraId="51C9F8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instrText xml:space="preserve"> HYPERLINK "https://www.upwork.com/ab/messages/att/3389a5be-5406-442d-aaf9-4fb1128b3a9b" </w:instrTex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i w:val="0"/>
          <w:iCs w:val="0"/>
          <w:caps w:val="0"/>
          <w:color w:val="1A1A1A"/>
          <w:spacing w:val="7"/>
          <w:sz w:val="21"/>
          <w:szCs w:val="21"/>
          <w:u w:val="none"/>
          <w:shd w:val="clear" w:fill="FFFFFF"/>
        </w:rPr>
        <w:t>Join Text Explanation .pdf</w: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end"/>
      </w:r>
    </w:p>
    <w:p w14:paraId="622F9BA3">
      <w:pPr>
        <w:keepNext w:val="0"/>
        <w:keepLines w:val="0"/>
        <w:widowControl/>
        <w:suppressLineNumbers w:val="0"/>
        <w:pBdr>
          <w:top w:val="none" w:color="auto" w:sz="0" w:space="0"/>
          <w:left w:val="none" w:color="auto" w:sz="0" w:space="0"/>
          <w:bottom w:val="none" w:color="auto" w:sz="0" w:space="0"/>
        </w:pBdr>
        <w:shd w:val="clear" w:fill="FFFFFF"/>
        <w:spacing w:before="96" w:beforeAutospacing="0"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30 kB</w:t>
      </w:r>
    </w:p>
    <w:p w14:paraId="57D79EB4">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Logo</w:t>
      </w:r>
    </w:p>
    <w:p w14:paraId="399231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48" w:firstLine="0"/>
        <w:jc w:val="left"/>
        <w:rPr>
          <w:rFonts w:hint="default" w:ascii="Arial" w:hAnsi="Arial" w:eastAsia="Arial" w:cs="Arial"/>
          <w:i w:val="0"/>
          <w:iCs w:val="0"/>
          <w:caps w:val="0"/>
          <w:color w:val="1A1A1A"/>
          <w:spacing w:val="7"/>
          <w:sz w:val="18"/>
          <w:szCs w:val="18"/>
        </w:rPr>
      </w:pPr>
      <w:r>
        <w:rPr>
          <w:rFonts w:hint="default" w:ascii="Arial" w:hAnsi="Arial" w:eastAsia="Arial" w:cs="Arial"/>
          <w:i w:val="0"/>
          <w:iCs w:val="0"/>
          <w:caps w:val="0"/>
          <w:color w:val="1A1A1A"/>
          <w:spacing w:val="7"/>
          <w:kern w:val="0"/>
          <w:sz w:val="18"/>
          <w:szCs w:val="18"/>
          <w:bdr w:val="none" w:color="auto" w:sz="0" w:space="0"/>
          <w:shd w:val="clear" w:fill="FFFFFF"/>
          <w:lang w:val="en-US" w:eastAsia="zh-CN" w:bidi="ar"/>
        </w:rPr>
        <w:t xml:space="preserve">C689E3B8-E4C1-4F99-9848-EC8460E8AA47.png </w:t>
      </w:r>
    </w:p>
    <w:p w14:paraId="47B037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sz w:val="21"/>
          <w:szCs w:val="21"/>
          <w:u w:val="none"/>
          <w:bdr w:val="single" w:color="D4DBE2" w:sz="4" w:space="0"/>
          <w:shd w:val="clear" w:fill="FFFFFF"/>
        </w:rPr>
        <w:drawing>
          <wp:inline distT="0" distB="0" distL="114300" distR="114300">
            <wp:extent cx="304800" cy="304800"/>
            <wp:effectExtent l="0" t="0" r="0" b="0"/>
            <wp:docPr id="18" name="Picture 13" descr="IMG_268">
              <a:hlinkClick xmlns:a="http://schemas.openxmlformats.org/drawingml/2006/main" r:id="rId13" tooltip="C689E3B8-E4C1-4F99-9848-EC8460E8AA47.pn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3" descr="IMG_268"/>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21A4615C">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536634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7:09 AM</w:t>
      </w:r>
    </w:p>
    <w:p w14:paraId="157D98A4">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Our Vision &amp; Mission</w:t>
      </w:r>
    </w:p>
    <w:p w14:paraId="00B2E9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ind w:left="0" w:right="48" w:firstLine="0"/>
        <w:jc w:val="left"/>
        <w:rPr>
          <w:rFonts w:hint="default" w:ascii="Arial" w:hAnsi="Arial" w:eastAsia="Arial" w:cs="Arial"/>
          <w:i w:val="0"/>
          <w:iCs w:val="0"/>
          <w:caps w:val="0"/>
          <w:color w:val="1A1A1A"/>
          <w:spacing w:val="7"/>
          <w:sz w:val="18"/>
          <w:szCs w:val="18"/>
        </w:rPr>
      </w:pPr>
      <w:r>
        <w:rPr>
          <w:rFonts w:hint="default" w:ascii="Arial" w:hAnsi="Arial" w:eastAsia="Arial" w:cs="Arial"/>
          <w:i w:val="0"/>
          <w:iCs w:val="0"/>
          <w:caps w:val="0"/>
          <w:color w:val="1A1A1A"/>
          <w:spacing w:val="7"/>
          <w:kern w:val="0"/>
          <w:sz w:val="18"/>
          <w:szCs w:val="18"/>
          <w:bdr w:val="none" w:color="auto" w:sz="0" w:space="0"/>
          <w:shd w:val="clear" w:fill="FFFFFF"/>
          <w:lang w:val="en-US" w:eastAsia="zh-CN" w:bidi="ar"/>
        </w:rPr>
        <w:t xml:space="preserve">31A6F4A1-F7AC-4928-8FE9-DB2928847240.png </w:t>
      </w:r>
    </w:p>
    <w:p w14:paraId="15238D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sz w:val="21"/>
          <w:szCs w:val="21"/>
          <w:u w:val="none"/>
          <w:bdr w:val="single" w:color="D4DBE2" w:sz="4" w:space="0"/>
          <w:shd w:val="clear" w:fill="FFFFFF"/>
        </w:rPr>
        <w:drawing>
          <wp:inline distT="0" distB="0" distL="114300" distR="114300">
            <wp:extent cx="304800" cy="304800"/>
            <wp:effectExtent l="0" t="0" r="0" b="0"/>
            <wp:docPr id="2" name="Picture 14" descr="IMG_269">
              <a:hlinkClick xmlns:a="http://schemas.openxmlformats.org/drawingml/2006/main" r:id="rId14" tooltip="31A6F4A1-F7AC-4928-8FE9-DB2928847240.pn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4" descr="IMG_269"/>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21FB32DD">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Our Statement of Faith</w:t>
      </w:r>
    </w:p>
    <w:p w14:paraId="09AD19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48" w:firstLine="0"/>
        <w:jc w:val="left"/>
        <w:rPr>
          <w:rFonts w:hint="default" w:ascii="Arial" w:hAnsi="Arial" w:eastAsia="Arial" w:cs="Arial"/>
          <w:i w:val="0"/>
          <w:iCs w:val="0"/>
          <w:caps w:val="0"/>
          <w:color w:val="1A1A1A"/>
          <w:spacing w:val="7"/>
          <w:sz w:val="18"/>
          <w:szCs w:val="18"/>
        </w:rPr>
      </w:pPr>
      <w:r>
        <w:rPr>
          <w:rFonts w:hint="default" w:ascii="Arial" w:hAnsi="Arial" w:eastAsia="Arial" w:cs="Arial"/>
          <w:i w:val="0"/>
          <w:iCs w:val="0"/>
          <w:caps w:val="0"/>
          <w:color w:val="1A1A1A"/>
          <w:spacing w:val="7"/>
          <w:kern w:val="0"/>
          <w:sz w:val="18"/>
          <w:szCs w:val="18"/>
          <w:bdr w:val="none" w:color="auto" w:sz="0" w:space="0"/>
          <w:shd w:val="clear" w:fill="FFFFFF"/>
          <w:lang w:val="en-US" w:eastAsia="zh-CN" w:bidi="ar"/>
        </w:rPr>
        <w:t xml:space="preserve">7B3C4120-0357-429C-9AA5-84551F503F8B.png </w:t>
      </w:r>
    </w:p>
    <w:p w14:paraId="678D6B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sz w:val="21"/>
          <w:szCs w:val="21"/>
          <w:u w:val="none"/>
          <w:bdr w:val="single" w:color="D4DBE2" w:sz="4" w:space="0"/>
          <w:shd w:val="clear" w:fill="FFFFFF"/>
        </w:rPr>
        <w:drawing>
          <wp:inline distT="0" distB="0" distL="114300" distR="114300">
            <wp:extent cx="304800" cy="304800"/>
            <wp:effectExtent l="0" t="0" r="0" b="0"/>
            <wp:docPr id="8" name="Picture 15" descr="IMG_270">
              <a:hlinkClick xmlns:a="http://schemas.openxmlformats.org/drawingml/2006/main" r:id="rId15" tooltip="7B3C4120-0357-429C-9AA5-84551F503F8B.pn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5" descr="IMG_270"/>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7CC011FE">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1E4FD5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7:52 AM</w:t>
      </w:r>
    </w:p>
    <w:p w14:paraId="635CBE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ind w:left="0" w:right="48" w:firstLine="0"/>
        <w:jc w:val="left"/>
        <w:rPr>
          <w:rFonts w:hint="default" w:ascii="Arial" w:hAnsi="Arial" w:eastAsia="Arial" w:cs="Arial"/>
          <w:i w:val="0"/>
          <w:iCs w:val="0"/>
          <w:caps w:val="0"/>
          <w:color w:val="1A1A1A"/>
          <w:spacing w:val="7"/>
          <w:sz w:val="18"/>
          <w:szCs w:val="18"/>
        </w:rPr>
      </w:pPr>
      <w:r>
        <w:rPr>
          <w:rFonts w:hint="default" w:ascii="Arial" w:hAnsi="Arial" w:eastAsia="Arial" w:cs="Arial"/>
          <w:i w:val="0"/>
          <w:iCs w:val="0"/>
          <w:caps w:val="0"/>
          <w:color w:val="1A1A1A"/>
          <w:spacing w:val="7"/>
          <w:kern w:val="0"/>
          <w:sz w:val="18"/>
          <w:szCs w:val="18"/>
          <w:bdr w:val="none" w:color="auto" w:sz="0" w:space="0"/>
          <w:shd w:val="clear" w:fill="FFFFFF"/>
          <w:lang w:val="en-US" w:eastAsia="zh-CN" w:bidi="ar"/>
        </w:rPr>
        <w:t xml:space="preserve">Vision &amp; Mission Statement Text Instructions .pdf </w:t>
      </w:r>
    </w:p>
    <w:p w14:paraId="60FE4B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instrText xml:space="preserve"> HYPERLINK "https://www.upwork.com/ab/messages/att/26af04d4-6034-4465-bb8e-bf0939730dff" </w:instrTex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i w:val="0"/>
          <w:iCs w:val="0"/>
          <w:caps w:val="0"/>
          <w:color w:val="1A1A1A"/>
          <w:spacing w:val="7"/>
          <w:sz w:val="21"/>
          <w:szCs w:val="21"/>
          <w:u w:val="none"/>
          <w:shd w:val="clear" w:fill="FFFFFF"/>
        </w:rPr>
        <w:t>Vision &amp; Mission Statement Text Instructions .pdf</w: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end"/>
      </w:r>
    </w:p>
    <w:p w14:paraId="458874ED">
      <w:pPr>
        <w:keepNext w:val="0"/>
        <w:keepLines w:val="0"/>
        <w:widowControl/>
        <w:suppressLineNumbers w:val="0"/>
        <w:pBdr>
          <w:top w:val="none" w:color="auto" w:sz="0" w:space="0"/>
          <w:left w:val="none" w:color="auto" w:sz="0" w:space="0"/>
          <w:bottom w:val="none" w:color="auto" w:sz="0" w:space="0"/>
        </w:pBdr>
        <w:shd w:val="clear" w:fill="FFFFFF"/>
        <w:spacing w:before="96" w:beforeAutospacing="0"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26 kB</w:t>
      </w:r>
    </w:p>
    <w:p w14:paraId="235176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48" w:firstLine="0"/>
        <w:jc w:val="left"/>
        <w:rPr>
          <w:rFonts w:hint="default" w:ascii="Arial" w:hAnsi="Arial" w:eastAsia="Arial" w:cs="Arial"/>
          <w:i w:val="0"/>
          <w:iCs w:val="0"/>
          <w:caps w:val="0"/>
          <w:color w:val="1A1A1A"/>
          <w:spacing w:val="7"/>
          <w:sz w:val="18"/>
          <w:szCs w:val="18"/>
        </w:rPr>
      </w:pPr>
      <w:r>
        <w:rPr>
          <w:rFonts w:hint="default" w:ascii="Arial" w:hAnsi="Arial" w:eastAsia="Arial" w:cs="Arial"/>
          <w:i w:val="0"/>
          <w:iCs w:val="0"/>
          <w:caps w:val="0"/>
          <w:color w:val="1A1A1A"/>
          <w:spacing w:val="7"/>
          <w:kern w:val="0"/>
          <w:sz w:val="18"/>
          <w:szCs w:val="18"/>
          <w:bdr w:val="none" w:color="auto" w:sz="0" w:space="0"/>
          <w:shd w:val="clear" w:fill="FFFFFF"/>
          <w:lang w:val="en-US" w:eastAsia="zh-CN" w:bidi="ar"/>
        </w:rPr>
        <w:t xml:space="preserve">Statement of Faith Text Instructions.pdf </w:t>
      </w:r>
    </w:p>
    <w:p w14:paraId="395F99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instrText xml:space="preserve"> HYPERLINK "https://www.upwork.com/ab/messages/att/7f90880f-5415-4710-a977-280b31f78cae" </w:instrTex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i w:val="0"/>
          <w:iCs w:val="0"/>
          <w:caps w:val="0"/>
          <w:color w:val="1A1A1A"/>
          <w:spacing w:val="7"/>
          <w:sz w:val="21"/>
          <w:szCs w:val="21"/>
          <w:u w:val="none"/>
          <w:shd w:val="clear" w:fill="FFFFFF"/>
        </w:rPr>
        <w:t>Statement of Faith Text Instructions.pdf</w: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end"/>
      </w:r>
    </w:p>
    <w:p w14:paraId="577D2F9E">
      <w:pPr>
        <w:keepNext w:val="0"/>
        <w:keepLines w:val="0"/>
        <w:widowControl/>
        <w:suppressLineNumbers w:val="0"/>
        <w:pBdr>
          <w:top w:val="none" w:color="auto" w:sz="0" w:space="0"/>
          <w:left w:val="none" w:color="auto" w:sz="0" w:space="0"/>
          <w:bottom w:val="none" w:color="auto" w:sz="0" w:space="0"/>
        </w:pBdr>
        <w:shd w:val="clear" w:fill="FFFFFF"/>
        <w:spacing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28 kB</w:t>
      </w:r>
    </w:p>
    <w:p w14:paraId="604A446A">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About the Founder</w:t>
      </w:r>
    </w:p>
    <w:p w14:paraId="5C235C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48" w:firstLine="0"/>
        <w:jc w:val="left"/>
        <w:rPr>
          <w:rFonts w:hint="default" w:ascii="Arial" w:hAnsi="Arial" w:eastAsia="Arial" w:cs="Arial"/>
          <w:i w:val="0"/>
          <w:iCs w:val="0"/>
          <w:caps w:val="0"/>
          <w:color w:val="1A1A1A"/>
          <w:spacing w:val="7"/>
          <w:sz w:val="18"/>
          <w:szCs w:val="18"/>
        </w:rPr>
      </w:pPr>
      <w:r>
        <w:rPr>
          <w:rFonts w:hint="default" w:ascii="Arial" w:hAnsi="Arial" w:eastAsia="Arial" w:cs="Arial"/>
          <w:i w:val="0"/>
          <w:iCs w:val="0"/>
          <w:caps w:val="0"/>
          <w:color w:val="1A1A1A"/>
          <w:spacing w:val="7"/>
          <w:kern w:val="0"/>
          <w:sz w:val="18"/>
          <w:szCs w:val="18"/>
          <w:bdr w:val="none" w:color="auto" w:sz="0" w:space="0"/>
          <w:shd w:val="clear" w:fill="FFFFFF"/>
          <w:lang w:val="en-US" w:eastAsia="zh-CN" w:bidi="ar"/>
        </w:rPr>
        <w:t xml:space="preserve">35AAB0BA-B5A5-4C5A-A9A8-220276B91237.png </w:t>
      </w:r>
    </w:p>
    <w:p w14:paraId="5C5E80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sz w:val="21"/>
          <w:szCs w:val="21"/>
          <w:u w:val="none"/>
          <w:bdr w:val="single" w:color="D4DBE2" w:sz="4" w:space="0"/>
          <w:shd w:val="clear" w:fill="FFFFFF"/>
        </w:rPr>
        <w:drawing>
          <wp:inline distT="0" distB="0" distL="114300" distR="114300">
            <wp:extent cx="304800" cy="304800"/>
            <wp:effectExtent l="0" t="0" r="0" b="0"/>
            <wp:docPr id="4" name="Picture 16" descr="IMG_271">
              <a:hlinkClick xmlns:a="http://schemas.openxmlformats.org/drawingml/2006/main" r:id="rId16" tooltip="35AAB0BA-B5A5-4C5A-A9A8-220276B91237.pn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6" descr="IMG_271"/>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38FF6D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48" w:firstLine="0"/>
        <w:jc w:val="left"/>
        <w:rPr>
          <w:rFonts w:hint="default" w:ascii="Arial" w:hAnsi="Arial" w:eastAsia="Arial" w:cs="Arial"/>
          <w:i w:val="0"/>
          <w:iCs w:val="0"/>
          <w:caps w:val="0"/>
          <w:color w:val="1A1A1A"/>
          <w:spacing w:val="7"/>
          <w:sz w:val="18"/>
          <w:szCs w:val="18"/>
        </w:rPr>
      </w:pPr>
      <w:r>
        <w:rPr>
          <w:rFonts w:hint="default" w:ascii="Arial" w:hAnsi="Arial" w:eastAsia="Arial" w:cs="Arial"/>
          <w:i w:val="0"/>
          <w:iCs w:val="0"/>
          <w:caps w:val="0"/>
          <w:color w:val="1A1A1A"/>
          <w:spacing w:val="7"/>
          <w:kern w:val="0"/>
          <w:sz w:val="18"/>
          <w:szCs w:val="18"/>
          <w:bdr w:val="none" w:color="auto" w:sz="0" w:space="0"/>
          <w:shd w:val="clear" w:fill="FFFFFF"/>
          <w:lang w:val="en-US" w:eastAsia="zh-CN" w:bidi="ar"/>
        </w:rPr>
        <w:t xml:space="preserve">About the Founder Text.pdf </w:t>
      </w:r>
    </w:p>
    <w:p w14:paraId="129922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instrText xml:space="preserve"> HYPERLINK "https://www.upwork.com/ab/messages/att/a55a8d35-9bd5-4f74-8554-6909b4ed636f" </w:instrTex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i w:val="0"/>
          <w:iCs w:val="0"/>
          <w:caps w:val="0"/>
          <w:color w:val="1A1A1A"/>
          <w:spacing w:val="7"/>
          <w:sz w:val="21"/>
          <w:szCs w:val="21"/>
          <w:u w:val="none"/>
          <w:shd w:val="clear" w:fill="FFFFFF"/>
        </w:rPr>
        <w:t>About the Founder Text.pdf</w: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end"/>
      </w:r>
    </w:p>
    <w:p w14:paraId="358A63A6">
      <w:pPr>
        <w:keepNext w:val="0"/>
        <w:keepLines w:val="0"/>
        <w:widowControl/>
        <w:suppressLineNumbers w:val="0"/>
        <w:pBdr>
          <w:top w:val="none" w:color="auto" w:sz="0" w:space="0"/>
          <w:left w:val="none" w:color="auto" w:sz="0" w:space="0"/>
          <w:bottom w:val="none" w:color="auto" w:sz="0" w:space="0"/>
        </w:pBdr>
        <w:shd w:val="clear" w:fill="FFFFFF"/>
        <w:spacing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28 kB</w:t>
      </w:r>
    </w:p>
    <w:p w14:paraId="3A90B8D9">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This completes the Home Page drop downs</w:t>
      </w:r>
    </w:p>
    <w:p w14:paraId="2B1D86BC">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Still working on the others…</w:t>
      </w:r>
    </w:p>
    <w:p w14:paraId="68DD23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10:11 AM</w:t>
      </w:r>
    </w:p>
    <w:p w14:paraId="55A71B44">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 xml:space="preserve">Hi </w:t>
      </w:r>
      <w:r>
        <w:rPr>
          <w:rFonts w:hint="default" w:ascii="Arial" w:hAnsi="Arial" w:eastAsia="Arial" w:cs="Arial"/>
          <w:i w:val="0"/>
          <w:iCs w:val="0"/>
          <w:caps w:val="0"/>
          <w:color w:val="1A1A1A"/>
          <w:spacing w:val="5"/>
          <w:sz w:val="21"/>
          <w:szCs w:val="21"/>
          <w:shd w:val="clear" w:fill="FFFFFF"/>
        </w:rPr>
        <w:t>Georgia Nnabuihe</w:t>
      </w:r>
      <w:r>
        <w:rPr>
          <w:rFonts w:hint="default" w:ascii="Arial" w:hAnsi="Arial" w:eastAsia="Arial" w:cs="Arial"/>
          <w:i w:val="0"/>
          <w:iCs w:val="0"/>
          <w:caps w:val="0"/>
          <w:color w:val="1A1A1A"/>
          <w:spacing w:val="7"/>
          <w:sz w:val="21"/>
          <w:szCs w:val="21"/>
          <w:shd w:val="clear" w:fill="FFFFFF"/>
        </w:rPr>
        <w:t>,</w:t>
      </w:r>
    </w:p>
    <w:p w14:paraId="1D2EEDDF">
      <w:pPr>
        <w:pStyle w:val="6"/>
        <w:keepNext w:val="0"/>
        <w:keepLines w:val="0"/>
        <w:widowControl/>
        <w:suppressLineNumbers w:val="0"/>
        <w:spacing w:before="96" w:beforeAutospacing="0" w:after="0" w:afterAutospacing="0" w:line="18" w:lineRule="atLeast"/>
        <w:ind w:left="0" w:right="48"/>
      </w:pPr>
    </w:p>
    <w:p w14:paraId="2CDE409A">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Let me have a look at these pages and I am most certainly ready to start whenever you want.</w:t>
      </w:r>
    </w:p>
    <w:p w14:paraId="4A378ADD">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477DC9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12:57 PM</w:t>
      </w:r>
    </w:p>
    <w:p w14:paraId="50AE5F60">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Thanks Imran, still working on them…</w:t>
      </w:r>
    </w:p>
    <w:p w14:paraId="1A1123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12:58 PM</w:t>
      </w:r>
    </w:p>
    <w:p w14:paraId="5C40B4C4">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No worries, Take your time.</w:t>
      </w:r>
    </w:p>
    <w:p w14:paraId="5490B213">
      <w:pPr>
        <w:keepNext w:val="0"/>
        <w:keepLines w:val="0"/>
        <w:widowControl/>
        <w:suppressLineNumbers w:val="0"/>
        <w:pBdr>
          <w:top w:val="none" w:color="auto" w:sz="0" w:space="0"/>
          <w:bottom w:val="none" w:color="auto" w:sz="0" w:space="0"/>
        </w:pBdr>
        <w:shd w:val="clear" w:fill="FFFFFF"/>
        <w:spacing w:before="96" w:beforeAutospacing="0" w:after="48" w:afterAutospacing="0" w:line="264" w:lineRule="atLeast"/>
        <w:ind w:left="0" w:firstLine="0"/>
        <w:jc w:val="left"/>
        <w:rPr>
          <w:rFonts w:hint="default" w:ascii="Arial" w:hAnsi="Arial" w:eastAsia="Arial" w:cs="Arial"/>
          <w:i w:val="0"/>
          <w:iCs w:val="0"/>
          <w:caps w:val="0"/>
          <w:color w:val="656D7B"/>
          <w:spacing w:val="7"/>
          <w:sz w:val="21"/>
          <w:szCs w:val="21"/>
        </w:rPr>
      </w:pPr>
      <w:r>
        <w:rPr>
          <w:rFonts w:hint="default" w:ascii="Arial" w:hAnsi="Arial" w:eastAsia="Arial" w:cs="Arial"/>
          <w:i w:val="0"/>
          <w:iCs w:val="0"/>
          <w:caps w:val="0"/>
          <w:color w:val="656D7B"/>
          <w:spacing w:val="7"/>
          <w:kern w:val="0"/>
          <w:sz w:val="21"/>
          <w:szCs w:val="21"/>
          <w:bdr w:val="none" w:color="auto" w:sz="0" w:space="0"/>
          <w:shd w:val="clear" w:fill="FFFFFF"/>
          <w:lang w:val="en-US" w:eastAsia="zh-CN" w:bidi="ar"/>
        </w:rPr>
        <w:t>Thursday, Sep 03</w:t>
      </w:r>
    </w:p>
    <w:p w14:paraId="49F9EE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2:56 AM</w:t>
      </w:r>
    </w:p>
    <w:p w14:paraId="48A109E0">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5"/>
          <w:sz w:val="21"/>
          <w:szCs w:val="21"/>
          <w:shd w:val="clear" w:fill="FFFFFF"/>
        </w:rPr>
        <w:t>Georgia Nnabuihe</w:t>
      </w:r>
    </w:p>
    <w:p w14:paraId="2F521D38">
      <w:pPr>
        <w:pStyle w:val="6"/>
        <w:keepNext w:val="0"/>
        <w:keepLines w:val="0"/>
        <w:widowControl/>
        <w:suppressLineNumbers w:val="0"/>
        <w:spacing w:before="96" w:beforeAutospacing="0" w:after="0" w:afterAutospacing="0" w:line="18" w:lineRule="atLeast"/>
        <w:ind w:left="0" w:right="48"/>
      </w:pPr>
    </w:p>
    <w:p w14:paraId="62FF934F">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 am just following up so we can keep thing moving forward quickly, However, we are already aligned with the scope and budget</w:t>
      </w:r>
    </w:p>
    <w:p w14:paraId="2B7B61F3">
      <w:pPr>
        <w:pStyle w:val="6"/>
        <w:keepNext w:val="0"/>
        <w:keepLines w:val="0"/>
        <w:widowControl/>
        <w:suppressLineNumbers w:val="0"/>
        <w:spacing w:before="96" w:beforeAutospacing="0" w:after="0" w:afterAutospacing="0" w:line="18" w:lineRule="atLeast"/>
        <w:ind w:left="0" w:right="48"/>
      </w:pPr>
    </w:p>
    <w:p w14:paraId="439A5440">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Waiting for an offer from you end so I can start working on it right away.</w:t>
      </w:r>
    </w:p>
    <w:p w14:paraId="0ABE1D61">
      <w:pPr>
        <w:pStyle w:val="6"/>
        <w:keepNext w:val="0"/>
        <w:keepLines w:val="0"/>
        <w:widowControl/>
        <w:suppressLineNumbers w:val="0"/>
        <w:spacing w:before="96" w:beforeAutospacing="0" w:after="0" w:afterAutospacing="0" w:line="18" w:lineRule="atLeast"/>
        <w:ind w:left="0" w:right="48"/>
      </w:pPr>
    </w:p>
    <w:p w14:paraId="0E607227">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Cheers</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Imran.</w:t>
      </w:r>
    </w:p>
    <w:p w14:paraId="2397113C">
      <w:pPr>
        <w:keepNext w:val="0"/>
        <w:keepLines w:val="0"/>
        <w:widowControl/>
        <w:suppressLineNumbers w:val="0"/>
        <w:pBdr>
          <w:top w:val="none" w:color="auto" w:sz="0" w:space="0"/>
          <w:bottom w:val="none" w:color="auto" w:sz="0" w:space="0"/>
        </w:pBdr>
        <w:shd w:val="clear" w:fill="FFFFFF"/>
        <w:spacing w:before="96" w:beforeAutospacing="0" w:after="48" w:afterAutospacing="0" w:line="264" w:lineRule="atLeast"/>
        <w:ind w:left="0" w:firstLine="0"/>
        <w:jc w:val="left"/>
        <w:rPr>
          <w:rFonts w:hint="default" w:ascii="Arial" w:hAnsi="Arial" w:eastAsia="Arial" w:cs="Arial"/>
          <w:i w:val="0"/>
          <w:iCs w:val="0"/>
          <w:caps w:val="0"/>
          <w:color w:val="656D7B"/>
          <w:spacing w:val="7"/>
          <w:sz w:val="21"/>
          <w:szCs w:val="21"/>
        </w:rPr>
      </w:pPr>
      <w:r>
        <w:rPr>
          <w:rFonts w:hint="default" w:ascii="Arial" w:hAnsi="Arial" w:eastAsia="Arial" w:cs="Arial"/>
          <w:i w:val="0"/>
          <w:iCs w:val="0"/>
          <w:caps w:val="0"/>
          <w:color w:val="656D7B"/>
          <w:spacing w:val="7"/>
          <w:kern w:val="0"/>
          <w:sz w:val="21"/>
          <w:szCs w:val="21"/>
          <w:bdr w:val="none" w:color="auto" w:sz="0" w:space="0"/>
          <w:shd w:val="clear" w:fill="FFFFFF"/>
          <w:lang w:val="en-US" w:eastAsia="zh-CN" w:bidi="ar"/>
        </w:rPr>
        <w:t>Monday, Sep 07</w:t>
      </w:r>
    </w:p>
    <w:p w14:paraId="7F227C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4:41 PM</w:t>
      </w:r>
    </w:p>
    <w:p w14:paraId="19732B6C">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 xml:space="preserve">Hey </w:t>
      </w:r>
      <w:r>
        <w:rPr>
          <w:rFonts w:hint="default" w:ascii="Arial" w:hAnsi="Arial" w:eastAsia="Arial" w:cs="Arial"/>
          <w:i w:val="0"/>
          <w:iCs w:val="0"/>
          <w:caps w:val="0"/>
          <w:color w:val="1A1A1A"/>
          <w:spacing w:val="5"/>
          <w:sz w:val="21"/>
          <w:szCs w:val="21"/>
          <w:shd w:val="clear" w:fill="FFFFFF"/>
        </w:rPr>
        <w:t>Georgia Nnabuihe</w:t>
      </w:r>
    </w:p>
    <w:p w14:paraId="480A0DEA">
      <w:pPr>
        <w:pStyle w:val="6"/>
        <w:keepNext w:val="0"/>
        <w:keepLines w:val="0"/>
        <w:widowControl/>
        <w:suppressLineNumbers w:val="0"/>
        <w:spacing w:before="96" w:beforeAutospacing="0" w:after="0" w:afterAutospacing="0" w:line="18" w:lineRule="atLeast"/>
        <w:ind w:left="0" w:right="48"/>
      </w:pPr>
    </w:p>
    <w:p w14:paraId="619A7FCA">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I’m just following up so we can get started quickly, as we’re aligned on everything. I understand you have a busy schedule, but I’d like to keep things moving forward.</w:t>
      </w:r>
    </w:p>
    <w:p w14:paraId="7D6789DE">
      <w:pPr>
        <w:pStyle w:val="6"/>
        <w:keepNext w:val="0"/>
        <w:keepLines w:val="0"/>
        <w:widowControl/>
        <w:suppressLineNumbers w:val="0"/>
        <w:spacing w:before="96" w:beforeAutospacing="0" w:after="0" w:afterAutospacing="0" w:line="18" w:lineRule="atLeast"/>
        <w:ind w:left="0" w:right="48"/>
      </w:pPr>
    </w:p>
    <w:p w14:paraId="4C500D49">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Please send me the contract for the agreed amount so we can start working on it right away.</w:t>
      </w:r>
    </w:p>
    <w:p w14:paraId="68AD9047">
      <w:pPr>
        <w:pStyle w:val="6"/>
        <w:keepNext w:val="0"/>
        <w:keepLines w:val="0"/>
        <w:widowControl/>
        <w:suppressLineNumbers w:val="0"/>
        <w:spacing w:before="96" w:beforeAutospacing="0" w:after="0" w:afterAutospacing="0" w:line="18" w:lineRule="atLeast"/>
        <w:ind w:left="0" w:right="48"/>
      </w:pPr>
    </w:p>
    <w:p w14:paraId="0D64FD54">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Looking forward to hearing from you.</w:t>
      </w:r>
    </w:p>
    <w:p w14:paraId="128AC375">
      <w:pPr>
        <w:pStyle w:val="6"/>
        <w:keepNext w:val="0"/>
        <w:keepLines w:val="0"/>
        <w:widowControl/>
        <w:suppressLineNumbers w:val="0"/>
        <w:spacing w:before="96" w:beforeAutospacing="0" w:after="0" w:afterAutospacing="0" w:line="18" w:lineRule="atLeast"/>
        <w:ind w:left="0" w:right="48"/>
      </w:pPr>
    </w:p>
    <w:p w14:paraId="1CA16836">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Cheers,</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Imran</w:t>
      </w:r>
    </w:p>
    <w:p w14:paraId="3F039675">
      <w:pPr>
        <w:keepNext w:val="0"/>
        <w:keepLines w:val="0"/>
        <w:widowControl/>
        <w:suppressLineNumbers w:val="0"/>
        <w:pBdr>
          <w:top w:val="none" w:color="auto" w:sz="0" w:space="0"/>
          <w:bottom w:val="none" w:color="auto" w:sz="0" w:space="0"/>
        </w:pBdr>
        <w:shd w:val="clear" w:fill="FFFFFF"/>
        <w:spacing w:before="96" w:beforeAutospacing="0" w:after="48" w:afterAutospacing="0" w:line="264" w:lineRule="atLeast"/>
        <w:ind w:left="0" w:firstLine="0"/>
        <w:jc w:val="left"/>
        <w:rPr>
          <w:rFonts w:hint="default" w:ascii="Arial" w:hAnsi="Arial" w:eastAsia="Arial" w:cs="Arial"/>
          <w:i w:val="0"/>
          <w:iCs w:val="0"/>
          <w:caps w:val="0"/>
          <w:color w:val="656D7B"/>
          <w:spacing w:val="7"/>
          <w:sz w:val="21"/>
          <w:szCs w:val="21"/>
        </w:rPr>
      </w:pPr>
      <w:r>
        <w:rPr>
          <w:rFonts w:hint="default" w:ascii="Arial" w:hAnsi="Arial" w:eastAsia="Arial" w:cs="Arial"/>
          <w:i w:val="0"/>
          <w:iCs w:val="0"/>
          <w:caps w:val="0"/>
          <w:color w:val="656D7B"/>
          <w:spacing w:val="7"/>
          <w:kern w:val="0"/>
          <w:sz w:val="21"/>
          <w:szCs w:val="21"/>
          <w:bdr w:val="none" w:color="auto" w:sz="0" w:space="0"/>
          <w:shd w:val="clear" w:fill="FFFFFF"/>
          <w:lang w:val="en-US" w:eastAsia="zh-CN" w:bidi="ar"/>
        </w:rPr>
        <w:t>Monday, Sep 14</w:t>
      </w:r>
    </w:p>
    <w:p w14:paraId="56EBF56D">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25EE43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12:04 AM</w:t>
      </w:r>
    </w:p>
    <w:p w14:paraId="3F69B4D8">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Hello Imran, good news! All the information you need for the website is complete. We plan to send everything over by end of day tomorrow. We hope to have a meeting with you shortly after you receive these to iron out any questions you have, I have and timelines from start to finish of the project.</w:t>
      </w:r>
    </w:p>
    <w:p w14:paraId="43DB72FE">
      <w:pPr>
        <w:pStyle w:val="6"/>
        <w:keepNext w:val="0"/>
        <w:keepLines w:val="0"/>
        <w:widowControl/>
        <w:suppressLineNumbers w:val="0"/>
        <w:spacing w:before="96" w:beforeAutospacing="0" w:after="0" w:afterAutospacing="0" w:line="18" w:lineRule="atLeast"/>
        <w:ind w:left="0" w:right="48"/>
      </w:pPr>
    </w:p>
    <w:p w14:paraId="6DDF85D5">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Thank you 🙏</w:t>
      </w:r>
    </w:p>
    <w:p w14:paraId="69F43C52">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Chapters Page &amp; Drop down</w:t>
      </w:r>
    </w:p>
    <w:p w14:paraId="616C52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48" w:firstLine="0"/>
        <w:jc w:val="left"/>
        <w:rPr>
          <w:rFonts w:hint="default" w:ascii="Arial" w:hAnsi="Arial" w:eastAsia="Arial" w:cs="Arial"/>
          <w:i w:val="0"/>
          <w:iCs w:val="0"/>
          <w:caps w:val="0"/>
          <w:color w:val="1A1A1A"/>
          <w:spacing w:val="7"/>
          <w:sz w:val="18"/>
          <w:szCs w:val="18"/>
        </w:rPr>
      </w:pPr>
      <w:r>
        <w:rPr>
          <w:rFonts w:hint="default" w:ascii="Arial" w:hAnsi="Arial" w:eastAsia="Arial" w:cs="Arial"/>
          <w:i w:val="0"/>
          <w:iCs w:val="0"/>
          <w:caps w:val="0"/>
          <w:color w:val="1A1A1A"/>
          <w:spacing w:val="7"/>
          <w:kern w:val="0"/>
          <w:sz w:val="18"/>
          <w:szCs w:val="18"/>
          <w:bdr w:val="none" w:color="auto" w:sz="0" w:space="0"/>
          <w:shd w:val="clear" w:fill="FFFFFF"/>
          <w:lang w:val="en-US" w:eastAsia="zh-CN" w:bidi="ar"/>
        </w:rPr>
        <w:t xml:space="preserve">98BF40CF-27D1-4372-97E1-5012D7133F6E.png </w:t>
      </w:r>
    </w:p>
    <w:p w14:paraId="02BEE5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sz w:val="21"/>
          <w:szCs w:val="21"/>
          <w:u w:val="none"/>
          <w:bdr w:val="single" w:color="D4DBE2" w:sz="4" w:space="0"/>
          <w:shd w:val="clear" w:fill="FFFFFF"/>
        </w:rPr>
        <w:drawing>
          <wp:inline distT="0" distB="0" distL="114300" distR="114300">
            <wp:extent cx="304800" cy="304800"/>
            <wp:effectExtent l="0" t="0" r="0" b="0"/>
            <wp:docPr id="6" name="Picture 17" descr="IMG_272">
              <a:hlinkClick xmlns:a="http://schemas.openxmlformats.org/drawingml/2006/main" r:id="rId17" tooltip="98BF40CF-27D1-4372-97E1-5012D7133F6E.pn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7" descr="IMG_272"/>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01DC2A68">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30942A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12:14 AM</w:t>
      </w:r>
    </w:p>
    <w:p w14:paraId="16C99058">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Chapters and dropdown explanation</w:t>
      </w:r>
    </w:p>
    <w:p w14:paraId="7AE806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ind w:left="0" w:right="48" w:firstLine="0"/>
        <w:jc w:val="left"/>
        <w:rPr>
          <w:rFonts w:hint="default" w:ascii="Arial" w:hAnsi="Arial" w:eastAsia="Arial" w:cs="Arial"/>
          <w:i w:val="0"/>
          <w:iCs w:val="0"/>
          <w:caps w:val="0"/>
          <w:color w:val="1A1A1A"/>
          <w:spacing w:val="7"/>
          <w:sz w:val="18"/>
          <w:szCs w:val="18"/>
        </w:rPr>
      </w:pPr>
      <w:r>
        <w:rPr>
          <w:rFonts w:hint="default" w:ascii="Arial" w:hAnsi="Arial" w:eastAsia="Arial" w:cs="Arial"/>
          <w:i w:val="0"/>
          <w:iCs w:val="0"/>
          <w:caps w:val="0"/>
          <w:color w:val="1A1A1A"/>
          <w:spacing w:val="7"/>
          <w:kern w:val="0"/>
          <w:sz w:val="18"/>
          <w:szCs w:val="18"/>
          <w:bdr w:val="none" w:color="auto" w:sz="0" w:space="0"/>
          <w:shd w:val="clear" w:fill="FFFFFF"/>
          <w:lang w:val="en-US" w:eastAsia="zh-CN" w:bidi="ar"/>
        </w:rPr>
        <w:t xml:space="preserve">ShininChrist_Chapters_Main_and_Dropdown_Freelancer_Guide.pdf </w:t>
      </w:r>
    </w:p>
    <w:p w14:paraId="3BF889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instrText xml:space="preserve"> HYPERLINK "https://www.upwork.com/ab/messages/att/498b160e-9cc3-46dd-8181-9b6eda978cb7" </w:instrTex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i w:val="0"/>
          <w:iCs w:val="0"/>
          <w:caps w:val="0"/>
          <w:color w:val="1A1A1A"/>
          <w:spacing w:val="7"/>
          <w:sz w:val="21"/>
          <w:szCs w:val="21"/>
          <w:u w:val="none"/>
          <w:shd w:val="clear" w:fill="FFFFFF"/>
        </w:rPr>
        <w:t>ShininChrist_Chapters_Main_and_Dropdown_Freelancer_Guide.pdf</w: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end"/>
      </w:r>
    </w:p>
    <w:p w14:paraId="613420A0">
      <w:pPr>
        <w:keepNext w:val="0"/>
        <w:keepLines w:val="0"/>
        <w:widowControl/>
        <w:suppressLineNumbers w:val="0"/>
        <w:pBdr>
          <w:top w:val="none" w:color="auto" w:sz="0" w:space="0"/>
          <w:left w:val="none" w:color="auto" w:sz="0" w:space="0"/>
          <w:bottom w:val="none" w:color="auto" w:sz="0" w:space="0"/>
        </w:pBdr>
        <w:shd w:val="clear" w:fill="FFFFFF"/>
        <w:spacing w:before="96" w:beforeAutospacing="0"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103 kB</w:t>
      </w:r>
    </w:p>
    <w:p w14:paraId="73CBDEA3">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Academy &amp; dropdown with explanation</w:t>
      </w:r>
    </w:p>
    <w:p w14:paraId="41EE62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48" w:firstLine="0"/>
        <w:jc w:val="left"/>
        <w:rPr>
          <w:rFonts w:hint="default" w:ascii="Arial" w:hAnsi="Arial" w:eastAsia="Arial" w:cs="Arial"/>
          <w:i w:val="0"/>
          <w:iCs w:val="0"/>
          <w:caps w:val="0"/>
          <w:color w:val="1A1A1A"/>
          <w:spacing w:val="7"/>
          <w:sz w:val="18"/>
          <w:szCs w:val="18"/>
        </w:rPr>
      </w:pPr>
      <w:r>
        <w:rPr>
          <w:rFonts w:hint="default" w:ascii="Arial" w:hAnsi="Arial" w:eastAsia="Arial" w:cs="Arial"/>
          <w:i w:val="0"/>
          <w:iCs w:val="0"/>
          <w:caps w:val="0"/>
          <w:color w:val="1A1A1A"/>
          <w:spacing w:val="7"/>
          <w:kern w:val="0"/>
          <w:sz w:val="18"/>
          <w:szCs w:val="18"/>
          <w:bdr w:val="none" w:color="auto" w:sz="0" w:space="0"/>
          <w:shd w:val="clear" w:fill="FFFFFF"/>
          <w:lang w:val="en-US" w:eastAsia="zh-CN" w:bidi="ar"/>
        </w:rPr>
        <w:t xml:space="preserve">2 files </w:t>
      </w:r>
    </w:p>
    <w:p w14:paraId="645E68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120" w:afterAutospacing="0"/>
        <w:ind w:left="0" w:right="362"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sz w:val="21"/>
          <w:szCs w:val="21"/>
          <w:u w:val="none"/>
          <w:bdr w:val="single" w:color="E0E6EB" w:sz="4" w:space="0"/>
          <w:shd w:val="clear" w:fill="FFFFFF"/>
        </w:rPr>
        <w:drawing>
          <wp:inline distT="0" distB="0" distL="114300" distR="114300">
            <wp:extent cx="304800" cy="304800"/>
            <wp:effectExtent l="0" t="0" r="0" b="0"/>
            <wp:docPr id="15" name="Picture 18" descr="IMG_273">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8" descr="IMG_273"/>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0B9BDB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instrText xml:space="preserve"> HYPERLINK "https://www.upwork.com/ab/messages/att/a0763ae0-017a-4832-a439-803d591199a9" </w:instrTex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i w:val="0"/>
          <w:iCs w:val="0"/>
          <w:caps w:val="0"/>
          <w:color w:val="1A1A1A"/>
          <w:spacing w:val="7"/>
          <w:sz w:val="21"/>
          <w:szCs w:val="21"/>
          <w:u w:val="none"/>
          <w:shd w:val="clear" w:fill="FFFFFF"/>
        </w:rPr>
        <w:t>8804E316-87FF-4086-9C97-5425C36044D8.png</w: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end"/>
      </w:r>
    </w:p>
    <w:p w14:paraId="170AF920">
      <w:pPr>
        <w:keepNext w:val="0"/>
        <w:keepLines w:val="0"/>
        <w:widowControl/>
        <w:suppressLineNumbers w:val="0"/>
        <w:pBdr>
          <w:top w:val="none" w:color="auto" w:sz="0" w:space="0"/>
          <w:left w:val="none" w:color="auto" w:sz="0" w:space="0"/>
          <w:bottom w:val="none" w:color="auto" w:sz="0" w:space="0"/>
        </w:pBdr>
        <w:shd w:val="clear" w:fill="FFFFFF"/>
        <w:spacing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2 MB</w:t>
      </w:r>
    </w:p>
    <w:p w14:paraId="629978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instrText xml:space="preserve"> HYPERLINK "https://www.upwork.com/ab/messages/att/65948605-bbf5-4ee7-bcf3-d925ab71eceb" </w:instrTex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i w:val="0"/>
          <w:iCs w:val="0"/>
          <w:caps w:val="0"/>
          <w:color w:val="1A1A1A"/>
          <w:spacing w:val="7"/>
          <w:sz w:val="21"/>
          <w:szCs w:val="21"/>
          <w:u w:val="none"/>
          <w:shd w:val="clear" w:fill="FFFFFF"/>
        </w:rPr>
        <w:t>Academy Final.pdf</w: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end"/>
      </w:r>
    </w:p>
    <w:p w14:paraId="2697E73C">
      <w:pPr>
        <w:keepNext w:val="0"/>
        <w:keepLines w:val="0"/>
        <w:widowControl/>
        <w:suppressLineNumbers w:val="0"/>
        <w:pBdr>
          <w:top w:val="none" w:color="auto" w:sz="0" w:space="0"/>
          <w:left w:val="none" w:color="auto" w:sz="0" w:space="0"/>
          <w:bottom w:val="none" w:color="auto" w:sz="0" w:space="0"/>
        </w:pBdr>
        <w:shd w:val="clear" w:fill="FFFFFF"/>
        <w:spacing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104 kB</w:t>
      </w:r>
    </w:p>
    <w:p w14:paraId="6FEFA3BC">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Daily Page, dropdown with explanation</w:t>
      </w:r>
    </w:p>
    <w:p w14:paraId="150EF7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48" w:firstLine="0"/>
        <w:jc w:val="left"/>
        <w:rPr>
          <w:rFonts w:hint="default" w:ascii="Arial" w:hAnsi="Arial" w:eastAsia="Arial" w:cs="Arial"/>
          <w:i w:val="0"/>
          <w:iCs w:val="0"/>
          <w:caps w:val="0"/>
          <w:color w:val="1A1A1A"/>
          <w:spacing w:val="7"/>
          <w:sz w:val="18"/>
          <w:szCs w:val="18"/>
        </w:rPr>
      </w:pPr>
      <w:r>
        <w:rPr>
          <w:rFonts w:hint="default" w:ascii="Arial" w:hAnsi="Arial" w:eastAsia="Arial" w:cs="Arial"/>
          <w:i w:val="0"/>
          <w:iCs w:val="0"/>
          <w:caps w:val="0"/>
          <w:color w:val="1A1A1A"/>
          <w:spacing w:val="7"/>
          <w:kern w:val="0"/>
          <w:sz w:val="18"/>
          <w:szCs w:val="18"/>
          <w:bdr w:val="none" w:color="auto" w:sz="0" w:space="0"/>
          <w:shd w:val="clear" w:fill="FFFFFF"/>
          <w:lang w:val="en-US" w:eastAsia="zh-CN" w:bidi="ar"/>
        </w:rPr>
        <w:t xml:space="preserve">2 files </w:t>
      </w:r>
    </w:p>
    <w:p w14:paraId="72F5D4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120" w:afterAutospacing="0"/>
        <w:ind w:left="0" w:right="362"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sz w:val="21"/>
          <w:szCs w:val="21"/>
          <w:u w:val="none"/>
          <w:bdr w:val="single" w:color="E0E6EB" w:sz="4" w:space="0"/>
          <w:shd w:val="clear" w:fill="FFFFFF"/>
        </w:rPr>
        <w:drawing>
          <wp:inline distT="0" distB="0" distL="114300" distR="114300">
            <wp:extent cx="304800" cy="304800"/>
            <wp:effectExtent l="0" t="0" r="0" b="0"/>
            <wp:docPr id="14" name="Picture 19" descr="IMG_274">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9" descr="IMG_274"/>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151448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instrText xml:space="preserve"> HYPERLINK "https://www.upwork.com/ab/messages/att/eded9757-d47a-490f-8480-af13e2a73ad8" </w:instrTex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i w:val="0"/>
          <w:iCs w:val="0"/>
          <w:caps w:val="0"/>
          <w:color w:val="1A1A1A"/>
          <w:spacing w:val="7"/>
          <w:sz w:val="21"/>
          <w:szCs w:val="21"/>
          <w:u w:val="none"/>
          <w:shd w:val="clear" w:fill="FFFFFF"/>
        </w:rPr>
        <w:t>958C14A0-0AF2-4EF3-B1DA-7665671ED1D6.png</w: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end"/>
      </w:r>
    </w:p>
    <w:p w14:paraId="79C2145E">
      <w:pPr>
        <w:keepNext w:val="0"/>
        <w:keepLines w:val="0"/>
        <w:widowControl/>
        <w:suppressLineNumbers w:val="0"/>
        <w:pBdr>
          <w:top w:val="none" w:color="auto" w:sz="0" w:space="0"/>
          <w:left w:val="none" w:color="auto" w:sz="0" w:space="0"/>
          <w:bottom w:val="none" w:color="auto" w:sz="0" w:space="0"/>
        </w:pBdr>
        <w:shd w:val="clear" w:fill="FFFFFF"/>
        <w:spacing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2 MB</w:t>
      </w:r>
    </w:p>
    <w:p w14:paraId="018888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instrText xml:space="preserve"> HYPERLINK "https://www.upwork.com/ab/messages/att/d754eb46-a4a3-4fd2-bf6d-d046ae6b2be4" </w:instrTex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i w:val="0"/>
          <w:iCs w:val="0"/>
          <w:caps w:val="0"/>
          <w:color w:val="1A1A1A"/>
          <w:spacing w:val="7"/>
          <w:sz w:val="21"/>
          <w:szCs w:val="21"/>
          <w:u w:val="none"/>
          <w:shd w:val="clear" w:fill="FFFFFF"/>
        </w:rPr>
        <w:t>Daily Final W:Explanation.pdf</w: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end"/>
      </w:r>
    </w:p>
    <w:p w14:paraId="60F47CA4">
      <w:pPr>
        <w:keepNext w:val="0"/>
        <w:keepLines w:val="0"/>
        <w:widowControl/>
        <w:suppressLineNumbers w:val="0"/>
        <w:pBdr>
          <w:top w:val="none" w:color="auto" w:sz="0" w:space="0"/>
          <w:left w:val="none" w:color="auto" w:sz="0" w:space="0"/>
          <w:bottom w:val="none" w:color="auto" w:sz="0" w:space="0"/>
        </w:pBdr>
        <w:shd w:val="clear" w:fill="FFFFFF"/>
        <w:spacing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2 MB</w:t>
      </w:r>
    </w:p>
    <w:p w14:paraId="1D473E81">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iCs/>
          <w:caps w:val="0"/>
          <w:color w:val="1A1A1A"/>
          <w:spacing w:val="7"/>
          <w:sz w:val="21"/>
          <w:szCs w:val="21"/>
          <w:shd w:val="clear" w:fill="FFFFFF"/>
        </w:rPr>
        <w:t>Georgia Nnabuihe removed this message</w:t>
      </w:r>
    </w:p>
    <w:p w14:paraId="72CB2E1C">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iCs/>
          <w:caps w:val="0"/>
          <w:color w:val="1A1A1A"/>
          <w:spacing w:val="7"/>
          <w:sz w:val="21"/>
          <w:szCs w:val="21"/>
          <w:shd w:val="clear" w:fill="FFFFFF"/>
        </w:rPr>
        <w:t>Georgia Nnabuihe removed this message</w:t>
      </w:r>
    </w:p>
    <w:p w14:paraId="6A31920E">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Daily page &amp; dropdown mockup</w:t>
      </w:r>
    </w:p>
    <w:p w14:paraId="0E4210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48" w:firstLine="0"/>
        <w:jc w:val="left"/>
        <w:rPr>
          <w:rFonts w:hint="default" w:ascii="Arial" w:hAnsi="Arial" w:eastAsia="Arial" w:cs="Arial"/>
          <w:i w:val="0"/>
          <w:iCs w:val="0"/>
          <w:caps w:val="0"/>
          <w:color w:val="1A1A1A"/>
          <w:spacing w:val="7"/>
          <w:sz w:val="18"/>
          <w:szCs w:val="18"/>
        </w:rPr>
      </w:pPr>
      <w:r>
        <w:rPr>
          <w:rFonts w:hint="default" w:ascii="Arial" w:hAnsi="Arial" w:eastAsia="Arial" w:cs="Arial"/>
          <w:i w:val="0"/>
          <w:iCs w:val="0"/>
          <w:caps w:val="0"/>
          <w:color w:val="1A1A1A"/>
          <w:spacing w:val="7"/>
          <w:kern w:val="0"/>
          <w:sz w:val="18"/>
          <w:szCs w:val="18"/>
          <w:bdr w:val="none" w:color="auto" w:sz="0" w:space="0"/>
          <w:shd w:val="clear" w:fill="FFFFFF"/>
          <w:lang w:val="en-US" w:eastAsia="zh-CN" w:bidi="ar"/>
        </w:rPr>
        <w:t xml:space="preserve">958C14A0-0AF2-4EF3-B1DA-7665671ED1D6.png </w:t>
      </w:r>
    </w:p>
    <w:p w14:paraId="127A22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sz w:val="21"/>
          <w:szCs w:val="21"/>
          <w:u w:val="none"/>
          <w:bdr w:val="single" w:color="D4DBE2" w:sz="4" w:space="0"/>
          <w:shd w:val="clear" w:fill="FFFFFF"/>
        </w:rPr>
        <w:drawing>
          <wp:inline distT="0" distB="0" distL="114300" distR="114300">
            <wp:extent cx="304800" cy="304800"/>
            <wp:effectExtent l="0" t="0" r="0" b="0"/>
            <wp:docPr id="10" name="Picture 20" descr="IMG_275">
              <a:hlinkClick xmlns:a="http://schemas.openxmlformats.org/drawingml/2006/main" r:id="rId20" tooltip="958C14A0-0AF2-4EF3-B1DA-7665671ED1D6.pn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0" descr="IMG_275"/>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7182F7A0">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Library Page &amp; Explanation of the Mockup</w:t>
      </w:r>
    </w:p>
    <w:p w14:paraId="513916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48" w:firstLine="0"/>
        <w:jc w:val="left"/>
        <w:rPr>
          <w:rFonts w:hint="default" w:ascii="Arial" w:hAnsi="Arial" w:eastAsia="Arial" w:cs="Arial"/>
          <w:i w:val="0"/>
          <w:iCs w:val="0"/>
          <w:caps w:val="0"/>
          <w:color w:val="1A1A1A"/>
          <w:spacing w:val="7"/>
          <w:sz w:val="18"/>
          <w:szCs w:val="18"/>
        </w:rPr>
      </w:pPr>
      <w:r>
        <w:rPr>
          <w:rFonts w:hint="default" w:ascii="Arial" w:hAnsi="Arial" w:eastAsia="Arial" w:cs="Arial"/>
          <w:i w:val="0"/>
          <w:iCs w:val="0"/>
          <w:caps w:val="0"/>
          <w:color w:val="1A1A1A"/>
          <w:spacing w:val="7"/>
          <w:kern w:val="0"/>
          <w:sz w:val="18"/>
          <w:szCs w:val="18"/>
          <w:bdr w:val="none" w:color="auto" w:sz="0" w:space="0"/>
          <w:shd w:val="clear" w:fill="FFFFFF"/>
          <w:lang w:val="en-US" w:eastAsia="zh-CN" w:bidi="ar"/>
        </w:rPr>
        <w:t xml:space="preserve">2 files </w:t>
      </w:r>
    </w:p>
    <w:p w14:paraId="5254F3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120" w:afterAutospacing="0"/>
        <w:ind w:left="0" w:right="362"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sz w:val="21"/>
          <w:szCs w:val="21"/>
          <w:u w:val="none"/>
          <w:bdr w:val="single" w:color="E0E6EB" w:sz="4" w:space="0"/>
          <w:shd w:val="clear" w:fill="FFFFFF"/>
        </w:rPr>
        <w:drawing>
          <wp:inline distT="0" distB="0" distL="114300" distR="114300">
            <wp:extent cx="304800" cy="304800"/>
            <wp:effectExtent l="0" t="0" r="0" b="0"/>
            <wp:docPr id="5" name="Picture 21" descr="IMG_276">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1" descr="IMG_27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222F2C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instrText xml:space="preserve"> HYPERLINK "https://www.upwork.com/ab/messages/att/7148b510-d978-4768-8376-412db59b1e96" </w:instrTex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i w:val="0"/>
          <w:iCs w:val="0"/>
          <w:caps w:val="0"/>
          <w:color w:val="1A1A1A"/>
          <w:spacing w:val="7"/>
          <w:sz w:val="21"/>
          <w:szCs w:val="21"/>
          <w:u w:val="none"/>
          <w:shd w:val="clear" w:fill="FFFFFF"/>
        </w:rPr>
        <w:t>FBD3AA75-A550-4A3A-9790-01A45C80DE24.png</w: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end"/>
      </w:r>
    </w:p>
    <w:p w14:paraId="044909D7">
      <w:pPr>
        <w:keepNext w:val="0"/>
        <w:keepLines w:val="0"/>
        <w:widowControl/>
        <w:suppressLineNumbers w:val="0"/>
        <w:pBdr>
          <w:top w:val="none" w:color="auto" w:sz="0" w:space="0"/>
          <w:left w:val="none" w:color="auto" w:sz="0" w:space="0"/>
          <w:bottom w:val="none" w:color="auto" w:sz="0" w:space="0"/>
        </w:pBdr>
        <w:shd w:val="clear" w:fill="FFFFFF"/>
        <w:spacing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2 MB</w:t>
      </w:r>
    </w:p>
    <w:p w14:paraId="661BB1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instrText xml:space="preserve"> HYPERLINK "https://www.upwork.com/ab/messages/att/85fe2da9-3e95-4732-8c2f-f20a576c540e" </w:instrTex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i w:val="0"/>
          <w:iCs w:val="0"/>
          <w:caps w:val="0"/>
          <w:color w:val="1A1A1A"/>
          <w:spacing w:val="7"/>
          <w:sz w:val="21"/>
          <w:szCs w:val="21"/>
          <w:u w:val="none"/>
          <w:shd w:val="clear" w:fill="FFFFFF"/>
        </w:rPr>
        <w:t>Library Explanation .pdf</w: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end"/>
      </w:r>
    </w:p>
    <w:p w14:paraId="7E58A53E">
      <w:pPr>
        <w:keepNext w:val="0"/>
        <w:keepLines w:val="0"/>
        <w:widowControl/>
        <w:suppressLineNumbers w:val="0"/>
        <w:pBdr>
          <w:top w:val="none" w:color="auto" w:sz="0" w:space="0"/>
          <w:left w:val="none" w:color="auto" w:sz="0" w:space="0"/>
          <w:bottom w:val="none" w:color="auto" w:sz="0" w:space="0"/>
        </w:pBdr>
        <w:shd w:val="clear" w:fill="FFFFFF"/>
        <w:spacing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3 MB</w:t>
      </w:r>
    </w:p>
    <w:p w14:paraId="74FF2B8D">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Serve Page Mockup/dropdown with Explanation for Freelancer</w:t>
      </w:r>
    </w:p>
    <w:p w14:paraId="084085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48" w:firstLine="0"/>
        <w:jc w:val="left"/>
        <w:rPr>
          <w:rFonts w:hint="default" w:ascii="Arial" w:hAnsi="Arial" w:eastAsia="Arial" w:cs="Arial"/>
          <w:i w:val="0"/>
          <w:iCs w:val="0"/>
          <w:caps w:val="0"/>
          <w:color w:val="1A1A1A"/>
          <w:spacing w:val="7"/>
          <w:sz w:val="18"/>
          <w:szCs w:val="18"/>
        </w:rPr>
      </w:pPr>
      <w:r>
        <w:rPr>
          <w:rFonts w:hint="default" w:ascii="Arial" w:hAnsi="Arial" w:eastAsia="Arial" w:cs="Arial"/>
          <w:i w:val="0"/>
          <w:iCs w:val="0"/>
          <w:caps w:val="0"/>
          <w:color w:val="1A1A1A"/>
          <w:spacing w:val="7"/>
          <w:kern w:val="0"/>
          <w:sz w:val="18"/>
          <w:szCs w:val="18"/>
          <w:bdr w:val="none" w:color="auto" w:sz="0" w:space="0"/>
          <w:shd w:val="clear" w:fill="FFFFFF"/>
          <w:lang w:val="en-US" w:eastAsia="zh-CN" w:bidi="ar"/>
        </w:rPr>
        <w:t xml:space="preserve">2 files </w:t>
      </w:r>
    </w:p>
    <w:p w14:paraId="3DB559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120" w:afterAutospacing="0"/>
        <w:ind w:left="0" w:right="362"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sz w:val="21"/>
          <w:szCs w:val="21"/>
          <w:u w:val="none"/>
          <w:bdr w:val="single" w:color="E0E6EB" w:sz="4" w:space="0"/>
          <w:shd w:val="clear" w:fill="FFFFFF"/>
        </w:rPr>
        <w:drawing>
          <wp:inline distT="0" distB="0" distL="114300" distR="114300">
            <wp:extent cx="304800" cy="304800"/>
            <wp:effectExtent l="0" t="0" r="0" b="0"/>
            <wp:docPr id="21" name="Picture 22" descr="IMG_277">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2" descr="IMG_27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220A68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instrText xml:space="preserve"> HYPERLINK "https://www.upwork.com/ab/messages/att/108eb869-aede-4da5-955d-77b027662515" </w:instrTex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i w:val="0"/>
          <w:iCs w:val="0"/>
          <w:caps w:val="0"/>
          <w:color w:val="1A1A1A"/>
          <w:spacing w:val="7"/>
          <w:sz w:val="21"/>
          <w:szCs w:val="21"/>
          <w:u w:val="none"/>
          <w:shd w:val="clear" w:fill="FFFFFF"/>
        </w:rPr>
        <w:t>98BAE633-D86E-4268-B6B1-46D21F723E20.png</w: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end"/>
      </w:r>
    </w:p>
    <w:p w14:paraId="68818DB6">
      <w:pPr>
        <w:keepNext w:val="0"/>
        <w:keepLines w:val="0"/>
        <w:widowControl/>
        <w:suppressLineNumbers w:val="0"/>
        <w:pBdr>
          <w:top w:val="none" w:color="auto" w:sz="0" w:space="0"/>
          <w:left w:val="none" w:color="auto" w:sz="0" w:space="0"/>
          <w:bottom w:val="none" w:color="auto" w:sz="0" w:space="0"/>
        </w:pBdr>
        <w:shd w:val="clear" w:fill="FFFFFF"/>
        <w:spacing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2 MB</w:t>
      </w:r>
    </w:p>
    <w:p w14:paraId="045C04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instrText xml:space="preserve"> HYPERLINK "https://www.upwork.com/ab/messages/att/94c19d3a-e3da-464f-bb6a-c832a010a86e" </w:instrTex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i w:val="0"/>
          <w:iCs w:val="0"/>
          <w:caps w:val="0"/>
          <w:color w:val="1A1A1A"/>
          <w:spacing w:val="7"/>
          <w:sz w:val="21"/>
          <w:szCs w:val="21"/>
          <w:u w:val="none"/>
          <w:shd w:val="clear" w:fill="FFFFFF"/>
        </w:rPr>
        <w:t>Serve Explanation.pdf</w: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end"/>
      </w:r>
    </w:p>
    <w:p w14:paraId="43416A09">
      <w:pPr>
        <w:keepNext w:val="0"/>
        <w:keepLines w:val="0"/>
        <w:widowControl/>
        <w:suppressLineNumbers w:val="0"/>
        <w:pBdr>
          <w:top w:val="none" w:color="auto" w:sz="0" w:space="0"/>
          <w:left w:val="none" w:color="auto" w:sz="0" w:space="0"/>
          <w:bottom w:val="none" w:color="auto" w:sz="0" w:space="0"/>
        </w:pBdr>
        <w:shd w:val="clear" w:fill="FFFFFF"/>
        <w:spacing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838 kB</w:t>
      </w:r>
    </w:p>
    <w:p w14:paraId="5D6462C5">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Give Page with dropdown; plus the Footer for all pages; Explanation for Give Page and Footer attached</w:t>
      </w:r>
    </w:p>
    <w:p w14:paraId="43B98C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48" w:firstLine="0"/>
        <w:jc w:val="left"/>
        <w:rPr>
          <w:rFonts w:hint="default" w:ascii="Arial" w:hAnsi="Arial" w:eastAsia="Arial" w:cs="Arial"/>
          <w:i w:val="0"/>
          <w:iCs w:val="0"/>
          <w:caps w:val="0"/>
          <w:color w:val="1A1A1A"/>
          <w:spacing w:val="7"/>
          <w:sz w:val="18"/>
          <w:szCs w:val="18"/>
        </w:rPr>
      </w:pPr>
      <w:r>
        <w:rPr>
          <w:rFonts w:hint="default" w:ascii="Arial" w:hAnsi="Arial" w:eastAsia="Arial" w:cs="Arial"/>
          <w:i w:val="0"/>
          <w:iCs w:val="0"/>
          <w:caps w:val="0"/>
          <w:color w:val="1A1A1A"/>
          <w:spacing w:val="7"/>
          <w:kern w:val="0"/>
          <w:sz w:val="18"/>
          <w:szCs w:val="18"/>
          <w:bdr w:val="none" w:color="auto" w:sz="0" w:space="0"/>
          <w:shd w:val="clear" w:fill="FFFFFF"/>
          <w:lang w:val="en-US" w:eastAsia="zh-CN" w:bidi="ar"/>
        </w:rPr>
        <w:t xml:space="preserve">4 files </w:t>
      </w:r>
    </w:p>
    <w:p w14:paraId="22B4DA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120" w:afterAutospacing="0"/>
        <w:ind w:left="0" w:right="362"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sz w:val="21"/>
          <w:szCs w:val="21"/>
          <w:u w:val="none"/>
          <w:bdr w:val="single" w:color="E0E6EB" w:sz="4" w:space="0"/>
          <w:shd w:val="clear" w:fill="FFFFFF"/>
        </w:rPr>
        <w:drawing>
          <wp:inline distT="0" distB="0" distL="114300" distR="114300">
            <wp:extent cx="304800" cy="304800"/>
            <wp:effectExtent l="0" t="0" r="0" b="0"/>
            <wp:docPr id="3" name="Picture 23" descr="IMG_278">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3" descr="IMG_278"/>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0E78A0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instrText xml:space="preserve"> HYPERLINK "https://www.upwork.com/ab/messages/att/e762ffae-0ba0-4f53-b9f0-0efb789fafe6" </w:instrTex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i w:val="0"/>
          <w:iCs w:val="0"/>
          <w:caps w:val="0"/>
          <w:color w:val="1A1A1A"/>
          <w:spacing w:val="7"/>
          <w:sz w:val="21"/>
          <w:szCs w:val="21"/>
          <w:u w:val="none"/>
          <w:shd w:val="clear" w:fill="FFFFFF"/>
        </w:rPr>
        <w:t>8A62F887-2645-43D3-B946-88075F740D64.png</w: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end"/>
      </w:r>
    </w:p>
    <w:p w14:paraId="7F24E4A8">
      <w:pPr>
        <w:keepNext w:val="0"/>
        <w:keepLines w:val="0"/>
        <w:widowControl/>
        <w:suppressLineNumbers w:val="0"/>
        <w:pBdr>
          <w:top w:val="none" w:color="auto" w:sz="0" w:space="0"/>
          <w:left w:val="none" w:color="auto" w:sz="0" w:space="0"/>
          <w:bottom w:val="none" w:color="auto" w:sz="0" w:space="0"/>
        </w:pBdr>
        <w:shd w:val="clear" w:fill="FFFFFF"/>
        <w:spacing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2 MB</w:t>
      </w:r>
    </w:p>
    <w:p w14:paraId="2927AA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120" w:afterAutospacing="0"/>
        <w:ind w:left="0" w:right="362"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sz w:val="21"/>
          <w:szCs w:val="21"/>
          <w:u w:val="none"/>
          <w:bdr w:val="single" w:color="E0E6EB" w:sz="4" w:space="0"/>
          <w:shd w:val="clear" w:fill="FFFFFF"/>
        </w:rPr>
        <w:drawing>
          <wp:inline distT="0" distB="0" distL="114300" distR="114300">
            <wp:extent cx="304800" cy="304800"/>
            <wp:effectExtent l="0" t="0" r="0" b="0"/>
            <wp:docPr id="7" name="Picture 24" descr="IMG_279">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4" descr="IMG_279"/>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6EA4E8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instrText xml:space="preserve"> HYPERLINK "https://www.upwork.com/ab/messages/att/96b75f0f-50dd-40de-bd93-57e796dfe098" </w:instrTex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i w:val="0"/>
          <w:iCs w:val="0"/>
          <w:caps w:val="0"/>
          <w:color w:val="1A1A1A"/>
          <w:spacing w:val="7"/>
          <w:sz w:val="21"/>
          <w:szCs w:val="21"/>
          <w:u w:val="none"/>
          <w:shd w:val="clear" w:fill="FFFFFF"/>
        </w:rPr>
        <w:t>2CAE4429-0561-4F7C-AE29-4D5468D154DE.png</w: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end"/>
      </w:r>
    </w:p>
    <w:p w14:paraId="12E2F0A1">
      <w:pPr>
        <w:keepNext w:val="0"/>
        <w:keepLines w:val="0"/>
        <w:widowControl/>
        <w:suppressLineNumbers w:val="0"/>
        <w:pBdr>
          <w:top w:val="none" w:color="auto" w:sz="0" w:space="0"/>
          <w:left w:val="none" w:color="auto" w:sz="0" w:space="0"/>
          <w:bottom w:val="none" w:color="auto" w:sz="0" w:space="0"/>
        </w:pBdr>
        <w:shd w:val="clear" w:fill="FFFFFF"/>
        <w:spacing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2 MB</w:t>
      </w:r>
    </w:p>
    <w:p w14:paraId="05DC45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instrText xml:space="preserve"> HYPERLINK "https://www.upwork.com/ab/messages/att/40e3daf5-ee8c-472b-a79f-aacc61df2b7c" </w:instrTex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i w:val="0"/>
          <w:iCs w:val="0"/>
          <w:caps w:val="0"/>
          <w:color w:val="1A1A1A"/>
          <w:spacing w:val="7"/>
          <w:sz w:val="21"/>
          <w:szCs w:val="21"/>
          <w:u w:val="none"/>
          <w:shd w:val="clear" w:fill="FFFFFF"/>
        </w:rPr>
        <w:t>Give Explanation Final.pdf</w: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end"/>
      </w:r>
    </w:p>
    <w:p w14:paraId="04AC6A83">
      <w:pPr>
        <w:keepNext w:val="0"/>
        <w:keepLines w:val="0"/>
        <w:widowControl/>
        <w:suppressLineNumbers w:val="0"/>
        <w:pBdr>
          <w:top w:val="none" w:color="auto" w:sz="0" w:space="0"/>
          <w:left w:val="none" w:color="auto" w:sz="0" w:space="0"/>
          <w:bottom w:val="none" w:color="auto" w:sz="0" w:space="0"/>
        </w:pBdr>
        <w:shd w:val="clear" w:fill="FFFFFF"/>
        <w:spacing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3 MB</w:t>
      </w:r>
    </w:p>
    <w:p w14:paraId="4E4DE0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instrText xml:space="preserve"> HYPERLINK "https://www.upwork.com/ab/messages/att/9b0e9ffb-df0c-473d-b6a0-0b561487e98a" </w:instrTex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i w:val="0"/>
          <w:iCs w:val="0"/>
          <w:caps w:val="0"/>
          <w:color w:val="1A1A1A"/>
          <w:spacing w:val="7"/>
          <w:sz w:val="21"/>
          <w:szCs w:val="21"/>
          <w:u w:val="none"/>
          <w:shd w:val="clear" w:fill="FFFFFF"/>
        </w:rPr>
        <w:t>Footer ShiniChrist.pdf</w: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end"/>
      </w:r>
    </w:p>
    <w:p w14:paraId="5F2C4739">
      <w:pPr>
        <w:keepNext w:val="0"/>
        <w:keepLines w:val="0"/>
        <w:widowControl/>
        <w:suppressLineNumbers w:val="0"/>
        <w:pBdr>
          <w:top w:val="none" w:color="auto" w:sz="0" w:space="0"/>
          <w:left w:val="none" w:color="auto" w:sz="0" w:space="0"/>
          <w:bottom w:val="none" w:color="auto" w:sz="0" w:space="0"/>
        </w:pBdr>
        <w:shd w:val="clear" w:fill="FFFFFF"/>
        <w:spacing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2 MB</w:t>
      </w:r>
    </w:p>
    <w:p w14:paraId="2DF2CCB0">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ShininChrist FAQs</w:t>
      </w:r>
    </w:p>
    <w:p w14:paraId="2209F4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48" w:firstLine="0"/>
        <w:jc w:val="left"/>
        <w:rPr>
          <w:rFonts w:hint="default" w:ascii="Arial" w:hAnsi="Arial" w:eastAsia="Arial" w:cs="Arial"/>
          <w:i w:val="0"/>
          <w:iCs w:val="0"/>
          <w:caps w:val="0"/>
          <w:color w:val="1A1A1A"/>
          <w:spacing w:val="7"/>
          <w:sz w:val="18"/>
          <w:szCs w:val="18"/>
        </w:rPr>
      </w:pPr>
      <w:r>
        <w:rPr>
          <w:rFonts w:hint="default" w:ascii="Arial" w:hAnsi="Arial" w:eastAsia="Arial" w:cs="Arial"/>
          <w:i w:val="0"/>
          <w:iCs w:val="0"/>
          <w:caps w:val="0"/>
          <w:color w:val="1A1A1A"/>
          <w:spacing w:val="7"/>
          <w:kern w:val="0"/>
          <w:sz w:val="18"/>
          <w:szCs w:val="18"/>
          <w:bdr w:val="none" w:color="auto" w:sz="0" w:space="0"/>
          <w:shd w:val="clear" w:fill="FFFFFF"/>
          <w:lang w:val="en-US" w:eastAsia="zh-CN" w:bidi="ar"/>
        </w:rPr>
        <w:t xml:space="preserve">Final Final FAQs ShininChrist.pdf </w:t>
      </w:r>
    </w:p>
    <w:p w14:paraId="27EE35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instrText xml:space="preserve"> HYPERLINK "https://www.upwork.com/ab/messages/att/8bed759e-4de0-4c5e-9d7e-dc958f86fdfa" </w:instrTex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i w:val="0"/>
          <w:iCs w:val="0"/>
          <w:caps w:val="0"/>
          <w:color w:val="1A1A1A"/>
          <w:spacing w:val="7"/>
          <w:sz w:val="21"/>
          <w:szCs w:val="21"/>
          <w:u w:val="none"/>
          <w:shd w:val="clear" w:fill="FFFFFF"/>
        </w:rPr>
        <w:t>Final Final FAQs ShininChrist.pdf</w: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end"/>
      </w:r>
    </w:p>
    <w:p w14:paraId="76676045">
      <w:pPr>
        <w:keepNext w:val="0"/>
        <w:keepLines w:val="0"/>
        <w:widowControl/>
        <w:suppressLineNumbers w:val="0"/>
        <w:pBdr>
          <w:top w:val="none" w:color="auto" w:sz="0" w:space="0"/>
          <w:left w:val="none" w:color="auto" w:sz="0" w:space="0"/>
          <w:bottom w:val="none" w:color="auto" w:sz="0" w:space="0"/>
        </w:pBdr>
        <w:shd w:val="clear" w:fill="FFFFFF"/>
        <w:spacing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51 kB</w:t>
      </w:r>
    </w:p>
    <w:p w14:paraId="32743BFD">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Office Logo</w:t>
      </w:r>
    </w:p>
    <w:p w14:paraId="257F20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48" w:firstLine="0"/>
        <w:jc w:val="left"/>
        <w:rPr>
          <w:rFonts w:hint="default" w:ascii="Arial" w:hAnsi="Arial" w:eastAsia="Arial" w:cs="Arial"/>
          <w:i w:val="0"/>
          <w:iCs w:val="0"/>
          <w:caps w:val="0"/>
          <w:color w:val="1A1A1A"/>
          <w:spacing w:val="7"/>
          <w:sz w:val="18"/>
          <w:szCs w:val="18"/>
        </w:rPr>
      </w:pPr>
      <w:r>
        <w:rPr>
          <w:rFonts w:hint="default" w:ascii="Arial" w:hAnsi="Arial" w:eastAsia="Arial" w:cs="Arial"/>
          <w:i w:val="0"/>
          <w:iCs w:val="0"/>
          <w:caps w:val="0"/>
          <w:color w:val="1A1A1A"/>
          <w:spacing w:val="7"/>
          <w:kern w:val="0"/>
          <w:sz w:val="18"/>
          <w:szCs w:val="18"/>
          <w:bdr w:val="none" w:color="auto" w:sz="0" w:space="0"/>
          <w:shd w:val="clear" w:fill="FFFFFF"/>
          <w:lang w:val="en-US" w:eastAsia="zh-CN" w:bidi="ar"/>
        </w:rPr>
        <w:t xml:space="preserve">2 files </w:t>
      </w:r>
    </w:p>
    <w:p w14:paraId="7391D2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sz w:val="21"/>
          <w:szCs w:val="21"/>
          <w:u w:val="none"/>
          <w:bdr w:val="single" w:color="D4DBE2" w:sz="4" w:space="0"/>
          <w:shd w:val="clear" w:fill="FFFFFF"/>
        </w:rPr>
        <w:drawing>
          <wp:inline distT="0" distB="0" distL="114300" distR="114300">
            <wp:extent cx="304800" cy="304800"/>
            <wp:effectExtent l="0" t="0" r="0" b="0"/>
            <wp:docPr id="26" name="Picture 25" descr="IMG_280">
              <a:hlinkClick xmlns:a="http://schemas.openxmlformats.org/drawingml/2006/main" r:id="rId25" tooltip="6f20a6e4-6749-427d-8713-33f7a532de79.jpe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descr="IMG_280"/>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640B14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sz w:val="21"/>
          <w:szCs w:val="21"/>
          <w:u w:val="none"/>
          <w:bdr w:val="single" w:color="D4DBE2" w:sz="4" w:space="0"/>
          <w:shd w:val="clear" w:fill="FFFFFF"/>
        </w:rPr>
        <w:drawing>
          <wp:inline distT="0" distB="0" distL="114300" distR="114300">
            <wp:extent cx="304800" cy="304800"/>
            <wp:effectExtent l="0" t="0" r="0" b="0"/>
            <wp:docPr id="27" name="Picture 26" descr="IMG_281">
              <a:hlinkClick xmlns:a="http://schemas.openxmlformats.org/drawingml/2006/main" r:id="rId26" tooltip="6f20a6e4-6749-427d-8713-33f7a532de79 1.jpe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descr="IMG_281"/>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545A4270">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Documents for the Freelancer</w:t>
      </w:r>
    </w:p>
    <w:p w14:paraId="61FB69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48" w:firstLine="0"/>
        <w:jc w:val="left"/>
        <w:rPr>
          <w:rFonts w:hint="default" w:ascii="Arial" w:hAnsi="Arial" w:eastAsia="Arial" w:cs="Arial"/>
          <w:i w:val="0"/>
          <w:iCs w:val="0"/>
          <w:caps w:val="0"/>
          <w:color w:val="1A1A1A"/>
          <w:spacing w:val="7"/>
          <w:sz w:val="18"/>
          <w:szCs w:val="18"/>
        </w:rPr>
      </w:pPr>
      <w:r>
        <w:rPr>
          <w:rFonts w:hint="default" w:ascii="Arial" w:hAnsi="Arial" w:eastAsia="Arial" w:cs="Arial"/>
          <w:i w:val="0"/>
          <w:iCs w:val="0"/>
          <w:caps w:val="0"/>
          <w:color w:val="1A1A1A"/>
          <w:spacing w:val="7"/>
          <w:kern w:val="0"/>
          <w:sz w:val="18"/>
          <w:szCs w:val="18"/>
          <w:bdr w:val="none" w:color="auto" w:sz="0" w:space="0"/>
          <w:shd w:val="clear" w:fill="FFFFFF"/>
          <w:lang w:val="en-US" w:eastAsia="zh-CN" w:bidi="ar"/>
        </w:rPr>
        <w:t xml:space="preserve">2 files </w:t>
      </w:r>
    </w:p>
    <w:p w14:paraId="6D1219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instrText xml:space="preserve"> HYPERLINK "https://www.upwork.com/ab/messages/att/51230f3f-31d0-4e36-a36b-51ef05d6238c" </w:instrTex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i w:val="0"/>
          <w:iCs w:val="0"/>
          <w:caps w:val="0"/>
          <w:color w:val="1A1A1A"/>
          <w:spacing w:val="7"/>
          <w:sz w:val="21"/>
          <w:szCs w:val="21"/>
          <w:u w:val="none"/>
          <w:shd w:val="clear" w:fill="FFFFFF"/>
        </w:rPr>
        <w:t>For Influencer 1.pdf</w: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end"/>
      </w:r>
    </w:p>
    <w:p w14:paraId="63058A07">
      <w:pPr>
        <w:keepNext w:val="0"/>
        <w:keepLines w:val="0"/>
        <w:widowControl/>
        <w:suppressLineNumbers w:val="0"/>
        <w:pBdr>
          <w:top w:val="none" w:color="auto" w:sz="0" w:space="0"/>
          <w:left w:val="none" w:color="auto" w:sz="0" w:space="0"/>
          <w:bottom w:val="none" w:color="auto" w:sz="0" w:space="0"/>
        </w:pBdr>
        <w:shd w:val="clear" w:fill="FFFFFF"/>
        <w:spacing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38 kB</w:t>
      </w:r>
    </w:p>
    <w:p w14:paraId="69190A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instrText xml:space="preserve"> HYPERLINK "https://www.upwork.com/ab/messages/att/170040d9-afa2-4b50-ab15-b6c1c9582b95" </w:instrTex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i w:val="0"/>
          <w:iCs w:val="0"/>
          <w:caps w:val="0"/>
          <w:color w:val="1A1A1A"/>
          <w:spacing w:val="7"/>
          <w:sz w:val="21"/>
          <w:szCs w:val="21"/>
          <w:u w:val="none"/>
          <w:shd w:val="clear" w:fill="FFFFFF"/>
        </w:rPr>
        <w:t>For Influencer 2.pdf</w: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end"/>
      </w:r>
    </w:p>
    <w:p w14:paraId="3ADAE88A">
      <w:pPr>
        <w:keepNext w:val="0"/>
        <w:keepLines w:val="0"/>
        <w:widowControl/>
        <w:suppressLineNumbers w:val="0"/>
        <w:pBdr>
          <w:top w:val="none" w:color="auto" w:sz="0" w:space="0"/>
          <w:left w:val="none" w:color="auto" w:sz="0" w:space="0"/>
          <w:bottom w:val="none" w:color="auto" w:sz="0" w:space="0"/>
        </w:pBdr>
        <w:shd w:val="clear" w:fill="FFFFFF"/>
        <w:spacing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36 kB</w:t>
      </w:r>
    </w:p>
    <w:p w14:paraId="0D1D5CEA">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Imran, Influencer is an error. Should read Freelancer.</w:t>
      </w:r>
    </w:p>
    <w:p w14:paraId="03C4B37B">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Dear Imran, these are all the documents for the building of the ShininChrist website. Thank you</w:t>
      </w:r>
    </w:p>
    <w:p w14:paraId="2572F97E">
      <w:pPr>
        <w:pStyle w:val="6"/>
        <w:keepNext w:val="0"/>
        <w:keepLines w:val="0"/>
        <w:widowControl/>
        <w:suppressLineNumbers w:val="0"/>
        <w:spacing w:before="0" w:beforeAutospacing="0" w:after="48" w:afterAutospacing="0" w:line="264" w:lineRule="atLeast"/>
        <w:ind w:left="0" w:right="48"/>
      </w:pPr>
      <w:r>
        <w:rPr>
          <w:rStyle w:val="7"/>
          <w:rFonts w:hint="default" w:ascii="Arial" w:hAnsi="Arial" w:eastAsia="Arial" w:cs="Arial"/>
          <w:i w:val="0"/>
          <w:iCs w:val="0"/>
          <w:caps w:val="0"/>
          <w:color w:val="1A1A1A"/>
          <w:spacing w:val="7"/>
          <w:sz w:val="21"/>
          <w:szCs w:val="21"/>
          <w:shd w:val="clear" w:fill="FFFFFF"/>
        </w:rPr>
        <w:t>Georgia Nnabuihe</w:t>
      </w:r>
      <w:r>
        <w:rPr>
          <w:rFonts w:hint="default" w:ascii="Arial" w:hAnsi="Arial" w:eastAsia="Arial" w:cs="Arial"/>
          <w:i w:val="0"/>
          <w:iCs w:val="0"/>
          <w:caps w:val="0"/>
          <w:color w:val="1A1A1A"/>
          <w:spacing w:val="7"/>
          <w:sz w:val="21"/>
          <w:szCs w:val="21"/>
          <w:shd w:val="clear" w:fill="FFFFFF"/>
        </w:rPr>
        <w:t xml:space="preserve"> wants to schedule a 15-minute meeting</w:t>
      </w:r>
    </w:p>
    <w:p w14:paraId="651839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18"/>
          <w:szCs w:val="18"/>
          <w:shd w:val="clear" w:fill="FFFFFF"/>
          <w:lang w:val="en-US" w:eastAsia="zh-CN" w:bidi="ar"/>
        </w:rPr>
        <w:t>12:45 AM</w:t>
      </w:r>
    </w:p>
    <w:p w14:paraId="3D94E627">
      <w:pPr>
        <w:pStyle w:val="6"/>
        <w:keepNext w:val="0"/>
        <w:keepLines w:val="0"/>
        <w:widowControl/>
        <w:suppressLineNumbers w:val="0"/>
        <w:spacing w:before="96" w:beforeAutospacing="0" w:after="96" w:afterAutospacing="0" w:line="264" w:lineRule="atLeast"/>
        <w:ind w:left="0" w:right="48"/>
      </w:pPr>
      <w:r>
        <w:rPr>
          <w:rFonts w:hint="default" w:ascii="Arial" w:hAnsi="Arial" w:eastAsia="Arial" w:cs="Arial"/>
          <w:i w:val="0"/>
          <w:iCs w:val="0"/>
          <w:caps w:val="0"/>
          <w:color w:val="1A1A1A"/>
          <w:spacing w:val="7"/>
          <w:sz w:val="21"/>
          <w:szCs w:val="21"/>
          <w:shd w:val="clear" w:fill="FFFFFF"/>
        </w:rPr>
        <w:t>Schedule your meeting with Georgia</w:t>
      </w:r>
    </w:p>
    <w:p w14:paraId="26729EB5">
      <w:pPr>
        <w:keepNext w:val="0"/>
        <w:keepLines w:val="0"/>
        <w:widowControl/>
        <w:suppressLineNumbers w:val="0"/>
        <w:pBdr>
          <w:top w:val="none" w:color="auto" w:sz="0" w:space="0"/>
          <w:left w:val="none" w:color="auto" w:sz="0" w:space="0"/>
          <w:bottom w:val="none" w:color="auto" w:sz="0" w:space="0"/>
        </w:pBdr>
        <w:shd w:val="clear" w:fill="FFFFFF"/>
        <w:spacing w:before="0" w:beforeAutospacing="0"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t>Pick a date and time</w:t>
      </w:r>
    </w:p>
    <w:p w14:paraId="562E8FF6">
      <w:pPr>
        <w:pStyle w:val="6"/>
        <w:keepNext w:val="0"/>
        <w:keepLines w:val="0"/>
        <w:widowControl/>
        <w:suppressLineNumbers w:val="0"/>
        <w:spacing w:before="96" w:beforeAutospacing="0" w:after="48" w:afterAutospacing="0" w:line="264" w:lineRule="atLeast"/>
        <w:ind w:left="0" w:right="48"/>
      </w:pPr>
      <w:r>
        <w:rPr>
          <w:rStyle w:val="7"/>
          <w:rFonts w:hint="default" w:ascii="Arial" w:hAnsi="Arial" w:eastAsia="Arial" w:cs="Arial"/>
          <w:i w:val="0"/>
          <w:iCs w:val="0"/>
          <w:caps w:val="0"/>
          <w:color w:val="1A1A1A"/>
          <w:spacing w:val="7"/>
          <w:sz w:val="21"/>
          <w:szCs w:val="21"/>
          <w:shd w:val="clear" w:fill="FFFFFF"/>
        </w:rPr>
        <w:t>Imran Nasir</w:t>
      </w:r>
      <w:r>
        <w:rPr>
          <w:rFonts w:hint="default" w:ascii="Arial" w:hAnsi="Arial" w:eastAsia="Arial" w:cs="Arial"/>
          <w:i w:val="0"/>
          <w:iCs w:val="0"/>
          <w:caps w:val="0"/>
          <w:color w:val="1A1A1A"/>
          <w:spacing w:val="7"/>
          <w:sz w:val="21"/>
          <w:szCs w:val="21"/>
          <w:shd w:val="clear" w:fill="FFFFFF"/>
        </w:rPr>
        <w:t xml:space="preserve"> scheduled a meeting</w:t>
      </w:r>
    </w:p>
    <w:p w14:paraId="1D168D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18"/>
          <w:szCs w:val="18"/>
          <w:shd w:val="clear" w:fill="FFFFFF"/>
          <w:lang w:val="en-US" w:eastAsia="zh-CN" w:bidi="ar"/>
        </w:rPr>
        <w:t>10:18 AM</w:t>
      </w:r>
    </w:p>
    <w:p w14:paraId="4BD26F5F">
      <w:pPr>
        <w:pStyle w:val="6"/>
        <w:keepNext w:val="0"/>
        <w:keepLines w:val="0"/>
        <w:widowControl/>
        <w:suppressLineNumbers w:val="0"/>
        <w:spacing w:before="194" w:beforeAutospacing="0" w:after="96" w:afterAutospacing="0" w:line="264" w:lineRule="atLeast"/>
        <w:ind w:left="0" w:right="48"/>
      </w:pPr>
      <w:r>
        <w:rPr>
          <w:rFonts w:hint="default" w:ascii="Arial" w:hAnsi="Arial" w:eastAsia="Arial" w:cs="Arial"/>
          <w:i w:val="0"/>
          <w:iCs w:val="0"/>
          <w:caps w:val="0"/>
          <w:color w:val="1A1A1A"/>
          <w:spacing w:val="7"/>
          <w:sz w:val="21"/>
          <w:szCs w:val="21"/>
          <w:shd w:val="clear" w:fill="FFFFFF"/>
        </w:rPr>
        <w:t>Date: Sep 14, 2026</w:t>
      </w:r>
    </w:p>
    <w:p w14:paraId="6D478639">
      <w:pPr>
        <w:pStyle w:val="6"/>
        <w:keepNext w:val="0"/>
        <w:keepLines w:val="0"/>
        <w:widowControl/>
        <w:suppressLineNumbers w:val="0"/>
        <w:spacing w:before="194" w:beforeAutospacing="0" w:after="96" w:afterAutospacing="0" w:line="264" w:lineRule="atLeast"/>
        <w:ind w:left="0" w:right="48"/>
      </w:pPr>
      <w:r>
        <w:rPr>
          <w:rFonts w:hint="default" w:ascii="Arial" w:hAnsi="Arial" w:eastAsia="Arial" w:cs="Arial"/>
          <w:i w:val="0"/>
          <w:iCs w:val="0"/>
          <w:caps w:val="0"/>
          <w:color w:val="1A1A1A"/>
          <w:spacing w:val="7"/>
          <w:sz w:val="21"/>
          <w:szCs w:val="21"/>
          <w:shd w:val="clear" w:fill="FFFFFF"/>
        </w:rPr>
        <w:t>Time: 08:00 PM - 08:15 PM (PKT)</w:t>
      </w:r>
    </w:p>
    <w:p w14:paraId="0E47AFB9">
      <w:pPr>
        <w:keepNext w:val="0"/>
        <w:keepLines w:val="0"/>
        <w:widowControl/>
        <w:suppressLineNumbers w:val="0"/>
        <w:pBdr>
          <w:top w:val="none" w:color="auto" w:sz="0" w:space="0"/>
          <w:left w:val="none" w:color="auto" w:sz="0" w:space="0"/>
          <w:bottom w:val="none" w:color="auto" w:sz="0" w:space="0"/>
        </w:pBdr>
        <w:shd w:val="clear" w:fill="FFFFFF"/>
        <w:spacing w:before="0" w:beforeAutospacing="0"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t>Cancel</w:t>
      </w: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 xml:space="preserve"> | </w:t>
      </w:r>
    </w:p>
    <w:p w14:paraId="286FAF96">
      <w:pPr>
        <w:keepNext w:val="0"/>
        <w:keepLines w:val="0"/>
        <w:widowControl/>
        <w:suppressLineNumbers w:val="0"/>
        <w:pBdr>
          <w:top w:val="none" w:color="auto" w:sz="0" w:space="0"/>
          <w:left w:val="none" w:color="auto" w:sz="0" w:space="0"/>
          <w:bottom w:val="none" w:color="auto" w:sz="0" w:space="0"/>
        </w:pBdr>
        <w:shd w:val="clear" w:fill="FFFFFF"/>
        <w:spacing w:before="0" w:beforeAutospacing="0"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t>Reschedule</w:t>
      </w: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 xml:space="preserve"> | </w:t>
      </w:r>
    </w:p>
    <w:p w14:paraId="0921371A">
      <w:pPr>
        <w:keepNext w:val="0"/>
        <w:keepLines w:val="0"/>
        <w:widowControl/>
        <w:suppressLineNumbers w:val="0"/>
        <w:pBdr>
          <w:top w:val="none" w:color="auto" w:sz="0" w:space="0"/>
          <w:left w:val="none" w:color="auto" w:sz="0" w:space="0"/>
          <w:bottom w:val="none" w:color="auto" w:sz="0" w:space="0"/>
        </w:pBdr>
        <w:shd w:val="clear" w:fill="FFFFFF"/>
        <w:spacing w:before="0" w:beforeAutospacing="0"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t>Add to calendar</w:t>
      </w:r>
    </w:p>
    <w:p w14:paraId="04EAB365">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Hey @Georgia Nnabuihe</w:t>
      </w:r>
    </w:p>
    <w:p w14:paraId="145ED2E5">
      <w:pPr>
        <w:pStyle w:val="6"/>
        <w:keepNext w:val="0"/>
        <w:keepLines w:val="0"/>
        <w:widowControl/>
        <w:suppressLineNumbers w:val="0"/>
        <w:spacing w:before="0" w:beforeAutospacing="0" w:after="0" w:afterAutospacing="0" w:line="18" w:lineRule="atLeast"/>
        <w:ind w:left="0" w:right="48"/>
      </w:pPr>
    </w:p>
    <w:p w14:paraId="36745846">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Thank you for sharing the schedular , i have selected a time slot and I am looking forward toward our meeting today.</w:t>
      </w:r>
    </w:p>
    <w:p w14:paraId="3E332ED3">
      <w:pPr>
        <w:pStyle w:val="6"/>
        <w:keepNext w:val="0"/>
        <w:keepLines w:val="0"/>
        <w:widowControl/>
        <w:suppressLineNumbers w:val="0"/>
        <w:spacing w:before="0" w:beforeAutospacing="0" w:after="0" w:afterAutospacing="0" w:line="18" w:lineRule="atLeast"/>
        <w:ind w:left="0" w:right="48"/>
      </w:pPr>
    </w:p>
    <w:p w14:paraId="668398A3">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See you then!</w:t>
      </w:r>
    </w:p>
    <w:p w14:paraId="5C327254">
      <w:pPr>
        <w:pStyle w:val="6"/>
        <w:keepNext w:val="0"/>
        <w:keepLines w:val="0"/>
        <w:widowControl/>
        <w:suppressLineNumbers w:val="0"/>
        <w:spacing w:before="0" w:beforeAutospacing="0" w:after="0" w:afterAutospacing="0" w:line="18" w:lineRule="atLeast"/>
        <w:ind w:left="0" w:right="48"/>
      </w:pPr>
    </w:p>
    <w:p w14:paraId="46727368">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Cheers</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Imran.</w:t>
      </w:r>
    </w:p>
    <w:p w14:paraId="6D057FCB">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7F3F29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11:49 AM</w:t>
      </w:r>
    </w:p>
    <w:p w14:paraId="21CC0C0A">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Invite Mercy to Speak (drop down). The page shows where it should be inserted. We need to be able to edit photo and information here if necessary.</w:t>
      </w:r>
    </w:p>
    <w:p w14:paraId="6B0B63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ind w:left="0" w:right="48" w:firstLine="0"/>
        <w:jc w:val="left"/>
        <w:rPr>
          <w:rFonts w:hint="default" w:ascii="Arial" w:hAnsi="Arial" w:eastAsia="Arial" w:cs="Arial"/>
          <w:i w:val="0"/>
          <w:iCs w:val="0"/>
          <w:caps w:val="0"/>
          <w:color w:val="1A1A1A"/>
          <w:spacing w:val="7"/>
          <w:sz w:val="18"/>
          <w:szCs w:val="18"/>
        </w:rPr>
      </w:pPr>
      <w:r>
        <w:rPr>
          <w:rFonts w:hint="default" w:ascii="Arial" w:hAnsi="Arial" w:eastAsia="Arial" w:cs="Arial"/>
          <w:i w:val="0"/>
          <w:iCs w:val="0"/>
          <w:caps w:val="0"/>
          <w:color w:val="1A1A1A"/>
          <w:spacing w:val="7"/>
          <w:kern w:val="0"/>
          <w:sz w:val="18"/>
          <w:szCs w:val="18"/>
          <w:bdr w:val="none" w:color="auto" w:sz="0" w:space="0"/>
          <w:shd w:val="clear" w:fill="FFFFFF"/>
          <w:lang w:val="en-US" w:eastAsia="zh-CN" w:bidi="ar"/>
        </w:rPr>
        <w:t xml:space="preserve">B4C73C8A-83F9-4F9C-BB0E-CEFF12A69DC7.png </w:t>
      </w:r>
    </w:p>
    <w:p w14:paraId="7483D8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sz w:val="21"/>
          <w:szCs w:val="21"/>
          <w:u w:val="none"/>
          <w:bdr w:val="single" w:color="D4DBE2" w:sz="4" w:space="0"/>
          <w:shd w:val="clear" w:fill="FFFFFF"/>
        </w:rPr>
        <w:drawing>
          <wp:inline distT="0" distB="0" distL="114300" distR="114300">
            <wp:extent cx="304800" cy="304800"/>
            <wp:effectExtent l="0" t="0" r="0" b="0"/>
            <wp:docPr id="31" name="Picture 27" descr="IMG_282">
              <a:hlinkClick xmlns:a="http://schemas.openxmlformats.org/drawingml/2006/main" r:id="rId27" tooltip="B4C73C8A-83F9-4F9C-BB0E-CEFF12A69DC7.pn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7" descr="IMG_282"/>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6F253579">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Yes sir! See you then…could you give me like 15 minutes headsup prior to login to the meeting? Thank you 🙏</w:t>
      </w:r>
    </w:p>
    <w:p w14:paraId="76D99A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line="264" w:lineRule="atLeast"/>
        <w:ind w:left="0" w:right="194"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shd w:val="clear" w:fill="FFFFFF"/>
          <w:lang w:val="en-US" w:eastAsia="zh-CN" w:bidi="ar"/>
        </w:rPr>
        <w:t>Imran Nasir</w:t>
      </w:r>
      <w:r>
        <w:rPr>
          <w:rFonts w:hint="default" w:ascii="Arial" w:hAnsi="Arial" w:eastAsia="Arial" w:cs="Arial"/>
          <w:i w:val="0"/>
          <w:iCs w:val="0"/>
          <w:caps w:val="0"/>
          <w:color w:val="1A1A1A"/>
          <w:spacing w:val="7"/>
          <w:kern w:val="0"/>
          <w:sz w:val="18"/>
          <w:szCs w:val="18"/>
          <w:bdr w:val="none" w:color="auto" w:sz="0" w:space="0"/>
          <w:shd w:val="clear" w:fill="FFFFFF"/>
          <w:lang w:val="en-US" w:eastAsia="zh-CN" w:bidi="ar"/>
        </w:rPr>
        <w:t>Sep 14, 2026 | 10:21 AM</w:t>
      </w:r>
    </w:p>
    <w:p w14:paraId="53B4048E">
      <w:pPr>
        <w:pStyle w:val="6"/>
        <w:keepNext w:val="0"/>
        <w:keepLines w:val="0"/>
        <w:widowControl/>
        <w:suppressLineNumbers w:val="0"/>
        <w:spacing w:before="96" w:beforeAutospacing="0" w:after="0" w:afterAutospacing="0" w:line="18" w:lineRule="atLeast"/>
        <w:ind w:left="0" w:right="194"/>
      </w:pPr>
      <w:r>
        <w:rPr>
          <w:rFonts w:hint="default" w:ascii="Arial" w:hAnsi="Arial" w:eastAsia="Arial" w:cs="Arial"/>
          <w:i w:val="0"/>
          <w:iCs w:val="0"/>
          <w:caps w:val="0"/>
          <w:color w:val="1A1A1A"/>
          <w:spacing w:val="7"/>
          <w:sz w:val="21"/>
          <w:szCs w:val="21"/>
          <w:shd w:val="clear" w:fill="FFFFFF"/>
        </w:rPr>
        <w:t>Hey @Georgia Nnabuihe</w:t>
      </w:r>
    </w:p>
    <w:p w14:paraId="65812F17">
      <w:pPr>
        <w:pStyle w:val="6"/>
        <w:keepNext w:val="0"/>
        <w:keepLines w:val="0"/>
        <w:widowControl/>
        <w:suppressLineNumbers w:val="0"/>
        <w:spacing w:before="96" w:beforeAutospacing="0" w:after="0" w:afterAutospacing="0" w:line="18" w:lineRule="atLeast"/>
        <w:ind w:left="0" w:right="194"/>
      </w:pPr>
    </w:p>
    <w:p w14:paraId="6B604515">
      <w:pPr>
        <w:pStyle w:val="6"/>
        <w:keepNext w:val="0"/>
        <w:keepLines w:val="0"/>
        <w:widowControl/>
        <w:suppressLineNumbers w:val="0"/>
        <w:spacing w:before="96" w:beforeAutospacing="0" w:after="0" w:afterAutospacing="0" w:line="18" w:lineRule="atLeast"/>
        <w:ind w:left="0" w:right="194"/>
      </w:pPr>
      <w:r>
        <w:rPr>
          <w:rFonts w:hint="default" w:ascii="Arial" w:hAnsi="Arial" w:eastAsia="Arial" w:cs="Arial"/>
          <w:i w:val="0"/>
          <w:iCs w:val="0"/>
          <w:caps w:val="0"/>
          <w:color w:val="1A1A1A"/>
          <w:spacing w:val="7"/>
          <w:sz w:val="21"/>
          <w:szCs w:val="21"/>
          <w:shd w:val="clear" w:fill="FFFFFF"/>
        </w:rPr>
        <w:t>Thank you for sharing the schedular , i have selected a time slot and I am looking forward toward our meeting today.</w:t>
      </w:r>
    </w:p>
    <w:p w14:paraId="6552D1BF">
      <w:pPr>
        <w:pStyle w:val="6"/>
        <w:keepNext w:val="0"/>
        <w:keepLines w:val="0"/>
        <w:widowControl/>
        <w:suppressLineNumbers w:val="0"/>
        <w:spacing w:before="96" w:beforeAutospacing="0" w:after="0" w:afterAutospacing="0" w:line="18" w:lineRule="atLeast"/>
        <w:ind w:left="0" w:right="194"/>
      </w:pPr>
    </w:p>
    <w:p w14:paraId="7C2F8BDC">
      <w:pPr>
        <w:pStyle w:val="6"/>
        <w:keepNext w:val="0"/>
        <w:keepLines w:val="0"/>
        <w:widowControl/>
        <w:suppressLineNumbers w:val="0"/>
        <w:spacing w:before="96" w:beforeAutospacing="0" w:after="0" w:afterAutospacing="0" w:line="18" w:lineRule="atLeast"/>
        <w:ind w:left="0" w:right="194"/>
      </w:pPr>
      <w:r>
        <w:rPr>
          <w:rFonts w:hint="default" w:ascii="Arial" w:hAnsi="Arial" w:eastAsia="Arial" w:cs="Arial"/>
          <w:i w:val="0"/>
          <w:iCs w:val="0"/>
          <w:caps w:val="0"/>
          <w:color w:val="1A1A1A"/>
          <w:spacing w:val="7"/>
          <w:sz w:val="21"/>
          <w:szCs w:val="21"/>
          <w:shd w:val="clear" w:fill="FFFFFF"/>
        </w:rPr>
        <w:t>See you then!</w:t>
      </w:r>
    </w:p>
    <w:p w14:paraId="65811FB2">
      <w:pPr>
        <w:pStyle w:val="6"/>
        <w:keepNext w:val="0"/>
        <w:keepLines w:val="0"/>
        <w:widowControl/>
        <w:suppressLineNumbers w:val="0"/>
        <w:spacing w:before="96" w:beforeAutospacing="0" w:after="0" w:afterAutospacing="0" w:line="18" w:lineRule="atLeast"/>
        <w:ind w:left="0" w:right="194"/>
      </w:pPr>
    </w:p>
    <w:p w14:paraId="06C4444E">
      <w:pPr>
        <w:pStyle w:val="6"/>
        <w:keepNext w:val="0"/>
        <w:keepLines w:val="0"/>
        <w:widowControl/>
        <w:suppressLineNumbers w:val="0"/>
        <w:spacing w:before="96" w:beforeAutospacing="0" w:after="0" w:afterAutospacing="0" w:line="18" w:lineRule="atLeast"/>
        <w:ind w:left="0" w:right="194"/>
      </w:pPr>
      <w:r>
        <w:rPr>
          <w:rFonts w:hint="default" w:ascii="Arial" w:hAnsi="Arial" w:eastAsia="Arial" w:cs="Arial"/>
          <w:i w:val="0"/>
          <w:iCs w:val="0"/>
          <w:caps w:val="0"/>
          <w:color w:val="1A1A1A"/>
          <w:spacing w:val="7"/>
          <w:sz w:val="21"/>
          <w:szCs w:val="21"/>
          <w:shd w:val="clear" w:fill="FFFFFF"/>
        </w:rPr>
        <w:t>Cheers</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Imran.</w:t>
      </w:r>
    </w:p>
    <w:p w14:paraId="4EF6FB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line="264" w:lineRule="atLeast"/>
        <w:ind w:left="0" w:right="194"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Show more</w:t>
      </w:r>
    </w:p>
    <w:p w14:paraId="737263B0">
      <w:pPr>
        <w:pStyle w:val="6"/>
        <w:keepNext w:val="0"/>
        <w:keepLines w:val="0"/>
        <w:widowControl/>
        <w:suppressLineNumbers w:val="0"/>
        <w:spacing w:before="96" w:beforeAutospacing="0" w:after="48" w:afterAutospacing="0" w:line="264" w:lineRule="atLeast"/>
        <w:ind w:left="0" w:right="48"/>
      </w:pPr>
      <w:r>
        <w:rPr>
          <w:rFonts w:hint="default" w:ascii="Arial" w:hAnsi="Arial" w:eastAsia="Arial" w:cs="Arial"/>
          <w:i w:val="0"/>
          <w:iCs w:val="0"/>
          <w:caps w:val="0"/>
          <w:color w:val="1A1A1A"/>
          <w:spacing w:val="7"/>
          <w:sz w:val="21"/>
          <w:szCs w:val="21"/>
          <w:shd w:val="clear" w:fill="FFFFFF"/>
        </w:rPr>
        <w:t>Upwork video meeting starts in 30 minutes</w:t>
      </w:r>
    </w:p>
    <w:p w14:paraId="309CBA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FFFFFF"/>
          <w:spacing w:val="7"/>
          <w:kern w:val="0"/>
          <w:sz w:val="13"/>
          <w:szCs w:val="13"/>
          <w:bdr w:val="none" w:color="auto" w:sz="0" w:space="0"/>
          <w:shd w:val="clear" w:fill="FFFFFF"/>
          <w:lang w:val="en-US" w:eastAsia="zh-CN" w:bidi="ar"/>
        </w:rPr>
        <w:t>APP</w:t>
      </w:r>
      <w:r>
        <w:rPr>
          <w:rFonts w:hint="default" w:ascii="Arial" w:hAnsi="Arial" w:eastAsia="Arial" w:cs="Arial"/>
          <w:i w:val="0"/>
          <w:iCs w:val="0"/>
          <w:caps w:val="0"/>
          <w:color w:val="1A1A1A"/>
          <w:spacing w:val="7"/>
          <w:kern w:val="0"/>
          <w:sz w:val="18"/>
          <w:szCs w:val="18"/>
          <w:shd w:val="clear" w:fill="FFFFFF"/>
          <w:lang w:val="en-US" w:eastAsia="zh-CN" w:bidi="ar"/>
        </w:rPr>
        <w:t>7:30 PM</w:t>
      </w:r>
    </w:p>
    <w:p w14:paraId="7C2002AB">
      <w:pPr>
        <w:pStyle w:val="6"/>
        <w:keepNext w:val="0"/>
        <w:keepLines w:val="0"/>
        <w:widowControl/>
        <w:suppressLineNumbers w:val="0"/>
        <w:spacing w:before="194" w:beforeAutospacing="0" w:after="96" w:afterAutospacing="0" w:line="264" w:lineRule="atLeast"/>
        <w:ind w:left="0" w:right="48"/>
      </w:pPr>
      <w:r>
        <w:rPr>
          <w:rFonts w:hint="default" w:ascii="Arial" w:hAnsi="Arial" w:eastAsia="Arial" w:cs="Arial"/>
          <w:i w:val="0"/>
          <w:iCs w:val="0"/>
          <w:caps w:val="0"/>
          <w:color w:val="1A1A1A"/>
          <w:spacing w:val="7"/>
          <w:sz w:val="21"/>
          <w:szCs w:val="21"/>
          <w:shd w:val="clear" w:fill="FFFFFF"/>
        </w:rPr>
        <w:t>Date: Sep 14, 2026</w:t>
      </w:r>
    </w:p>
    <w:p w14:paraId="44955708">
      <w:pPr>
        <w:pStyle w:val="6"/>
        <w:keepNext w:val="0"/>
        <w:keepLines w:val="0"/>
        <w:widowControl/>
        <w:suppressLineNumbers w:val="0"/>
        <w:spacing w:before="194" w:beforeAutospacing="0" w:after="96" w:afterAutospacing="0" w:line="264" w:lineRule="atLeast"/>
        <w:ind w:left="0" w:right="48"/>
      </w:pPr>
      <w:r>
        <w:rPr>
          <w:rFonts w:hint="default" w:ascii="Arial" w:hAnsi="Arial" w:eastAsia="Arial" w:cs="Arial"/>
          <w:i w:val="0"/>
          <w:iCs w:val="0"/>
          <w:caps w:val="0"/>
          <w:color w:val="1A1A1A"/>
          <w:spacing w:val="7"/>
          <w:sz w:val="21"/>
          <w:szCs w:val="21"/>
          <w:shd w:val="clear" w:fill="FFFFFF"/>
        </w:rPr>
        <w:t>Time: 08:00 PM - 08:15 PM (PKT)</w:t>
      </w:r>
    </w:p>
    <w:p w14:paraId="12F03C38">
      <w:pPr>
        <w:keepNext w:val="0"/>
        <w:keepLines w:val="0"/>
        <w:widowControl/>
        <w:suppressLineNumbers w:val="0"/>
        <w:pBdr>
          <w:top w:val="none" w:color="auto" w:sz="0" w:space="0"/>
          <w:left w:val="none" w:color="auto" w:sz="0" w:space="0"/>
          <w:bottom w:val="none" w:color="auto" w:sz="0" w:space="0"/>
        </w:pBdr>
        <w:shd w:val="clear" w:fill="FFFFFF"/>
        <w:spacing w:before="0" w:beforeAutospacing="0"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t>Join meeting</w:t>
      </w:r>
    </w:p>
    <w:p w14:paraId="779873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7:54 PM</w:t>
      </w:r>
    </w:p>
    <w:p w14:paraId="2B5E1CC8">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 will be joing the meeting in 5 min see you then.</w:t>
      </w:r>
    </w:p>
    <w:p w14:paraId="4CFAEB3E">
      <w:pPr>
        <w:pStyle w:val="6"/>
        <w:keepNext w:val="0"/>
        <w:keepLines w:val="0"/>
        <w:widowControl/>
        <w:suppressLineNumbers w:val="0"/>
        <w:spacing w:before="96" w:beforeAutospacing="0" w:after="48" w:afterAutospacing="0" w:line="264" w:lineRule="atLeast"/>
        <w:ind w:left="0" w:right="48"/>
      </w:pPr>
      <w:r>
        <w:rPr>
          <w:rFonts w:hint="default" w:ascii="Arial" w:hAnsi="Arial" w:eastAsia="Arial" w:cs="Arial"/>
          <w:i w:val="0"/>
          <w:iCs w:val="0"/>
          <w:caps w:val="0"/>
          <w:color w:val="1A1A1A"/>
          <w:spacing w:val="7"/>
          <w:sz w:val="21"/>
          <w:szCs w:val="21"/>
          <w:shd w:val="clear" w:fill="FFFFFF"/>
        </w:rPr>
        <w:t>Upwork video meeting starts in 1 minute</w:t>
      </w:r>
    </w:p>
    <w:p w14:paraId="2E3513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FFFFFF"/>
          <w:spacing w:val="7"/>
          <w:kern w:val="0"/>
          <w:sz w:val="13"/>
          <w:szCs w:val="13"/>
          <w:bdr w:val="none" w:color="auto" w:sz="0" w:space="0"/>
          <w:shd w:val="clear" w:fill="FFFFFF"/>
          <w:lang w:val="en-US" w:eastAsia="zh-CN" w:bidi="ar"/>
        </w:rPr>
        <w:t>APP</w:t>
      </w:r>
      <w:r>
        <w:rPr>
          <w:rFonts w:hint="default" w:ascii="Arial" w:hAnsi="Arial" w:eastAsia="Arial" w:cs="Arial"/>
          <w:i w:val="0"/>
          <w:iCs w:val="0"/>
          <w:caps w:val="0"/>
          <w:color w:val="1A1A1A"/>
          <w:spacing w:val="7"/>
          <w:kern w:val="0"/>
          <w:sz w:val="18"/>
          <w:szCs w:val="18"/>
          <w:shd w:val="clear" w:fill="FFFFFF"/>
          <w:lang w:val="en-US" w:eastAsia="zh-CN" w:bidi="ar"/>
        </w:rPr>
        <w:t>7:59 PM</w:t>
      </w:r>
    </w:p>
    <w:p w14:paraId="02503A5B">
      <w:pPr>
        <w:pStyle w:val="6"/>
        <w:keepNext w:val="0"/>
        <w:keepLines w:val="0"/>
        <w:widowControl/>
        <w:suppressLineNumbers w:val="0"/>
        <w:spacing w:before="194" w:beforeAutospacing="0" w:after="96" w:afterAutospacing="0" w:line="264" w:lineRule="atLeast"/>
        <w:ind w:left="0" w:right="48"/>
      </w:pPr>
      <w:r>
        <w:rPr>
          <w:rFonts w:hint="default" w:ascii="Arial" w:hAnsi="Arial" w:eastAsia="Arial" w:cs="Arial"/>
          <w:i w:val="0"/>
          <w:iCs w:val="0"/>
          <w:caps w:val="0"/>
          <w:color w:val="1A1A1A"/>
          <w:spacing w:val="7"/>
          <w:sz w:val="21"/>
          <w:szCs w:val="21"/>
          <w:shd w:val="clear" w:fill="FFFFFF"/>
        </w:rPr>
        <w:t>Date: Sep 14, 2026</w:t>
      </w:r>
    </w:p>
    <w:p w14:paraId="773CD624">
      <w:pPr>
        <w:pStyle w:val="6"/>
        <w:keepNext w:val="0"/>
        <w:keepLines w:val="0"/>
        <w:widowControl/>
        <w:suppressLineNumbers w:val="0"/>
        <w:spacing w:before="194" w:beforeAutospacing="0" w:after="96" w:afterAutospacing="0" w:line="264" w:lineRule="atLeast"/>
        <w:ind w:left="0" w:right="48"/>
      </w:pPr>
      <w:r>
        <w:rPr>
          <w:rFonts w:hint="default" w:ascii="Arial" w:hAnsi="Arial" w:eastAsia="Arial" w:cs="Arial"/>
          <w:i w:val="0"/>
          <w:iCs w:val="0"/>
          <w:caps w:val="0"/>
          <w:color w:val="1A1A1A"/>
          <w:spacing w:val="7"/>
          <w:sz w:val="21"/>
          <w:szCs w:val="21"/>
          <w:shd w:val="clear" w:fill="FFFFFF"/>
        </w:rPr>
        <w:t>Time: 08:00 PM - 08:15 PM (PKT)</w:t>
      </w:r>
    </w:p>
    <w:p w14:paraId="12CC8AD6">
      <w:pPr>
        <w:keepNext w:val="0"/>
        <w:keepLines w:val="0"/>
        <w:widowControl/>
        <w:suppressLineNumbers w:val="0"/>
        <w:pBdr>
          <w:top w:val="none" w:color="auto" w:sz="0" w:space="0"/>
          <w:left w:val="none" w:color="auto" w:sz="0" w:space="0"/>
          <w:bottom w:val="none" w:color="auto" w:sz="0" w:space="0"/>
        </w:pBdr>
        <w:shd w:val="clear" w:fill="FFFFFF"/>
        <w:spacing w:before="0" w:beforeAutospacing="0"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t>Join meeting</w:t>
      </w:r>
    </w:p>
    <w:p w14:paraId="7938CA2B">
      <w:pPr>
        <w:pStyle w:val="6"/>
        <w:keepNext w:val="0"/>
        <w:keepLines w:val="0"/>
        <w:widowControl/>
        <w:suppressLineNumbers w:val="0"/>
        <w:spacing w:before="96" w:beforeAutospacing="0" w:after="48" w:afterAutospacing="0" w:line="264" w:lineRule="atLeast"/>
        <w:ind w:left="0" w:right="48"/>
      </w:pPr>
      <w:r>
        <w:rPr>
          <w:rStyle w:val="7"/>
          <w:rFonts w:hint="default" w:ascii="Arial" w:hAnsi="Arial" w:eastAsia="Arial" w:cs="Arial"/>
          <w:i w:val="0"/>
          <w:iCs w:val="0"/>
          <w:caps w:val="0"/>
          <w:color w:val="1A1A1A"/>
          <w:spacing w:val="7"/>
          <w:sz w:val="21"/>
          <w:szCs w:val="21"/>
          <w:shd w:val="clear" w:fill="FFFFFF"/>
        </w:rPr>
        <w:t>Imran Nasir</w:t>
      </w:r>
      <w:r>
        <w:rPr>
          <w:rFonts w:hint="default" w:ascii="Arial" w:hAnsi="Arial" w:eastAsia="Arial" w:cs="Arial"/>
          <w:i w:val="0"/>
          <w:iCs w:val="0"/>
          <w:caps w:val="0"/>
          <w:color w:val="1A1A1A"/>
          <w:spacing w:val="7"/>
          <w:sz w:val="21"/>
          <w:szCs w:val="21"/>
          <w:shd w:val="clear" w:fill="FFFFFF"/>
        </w:rPr>
        <w:t xml:space="preserve"> started an Upwork video meeting</w:t>
      </w:r>
    </w:p>
    <w:p w14:paraId="14F707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18"/>
          <w:szCs w:val="18"/>
          <w:shd w:val="clear" w:fill="FFFFFF"/>
          <w:lang w:val="en-US" w:eastAsia="zh-CN" w:bidi="ar"/>
        </w:rPr>
        <w:t>8:00 PM</w:t>
      </w:r>
    </w:p>
    <w:p w14:paraId="6FAE077D">
      <w:pPr>
        <w:keepNext w:val="0"/>
        <w:keepLines w:val="0"/>
        <w:widowControl/>
        <w:suppressLineNumbers w:val="0"/>
        <w:pBdr>
          <w:top w:val="none" w:color="auto" w:sz="0" w:space="0"/>
          <w:left w:val="none" w:color="auto" w:sz="0" w:space="0"/>
          <w:bottom w:val="none" w:color="auto" w:sz="0" w:space="0"/>
        </w:pBdr>
        <w:shd w:val="clear" w:fill="FFFFFF"/>
        <w:spacing w:before="194" w:beforeAutospacing="0"/>
        <w:ind w:left="0" w:right="146"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drawing>
          <wp:inline distT="0" distB="0" distL="114300" distR="114300">
            <wp:extent cx="304800" cy="304800"/>
            <wp:effectExtent l="0" t="0" r="0" b="0"/>
            <wp:docPr id="30" name="Picture 28"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8" descr="IMG_283"/>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1DBF4FD1">
      <w:pPr>
        <w:pStyle w:val="6"/>
        <w:keepNext w:val="0"/>
        <w:keepLines w:val="0"/>
        <w:widowControl/>
        <w:suppressLineNumbers w:val="0"/>
        <w:spacing w:before="194" w:beforeAutospacing="0" w:after="96" w:afterAutospacing="0" w:line="264" w:lineRule="atLeast"/>
        <w:ind w:left="0" w:right="48"/>
      </w:pPr>
      <w:r>
        <w:rPr>
          <w:rStyle w:val="7"/>
          <w:rFonts w:hint="default" w:ascii="Arial" w:hAnsi="Arial" w:eastAsia="Arial" w:cs="Arial"/>
          <w:i w:val="0"/>
          <w:iCs w:val="0"/>
          <w:caps w:val="0"/>
          <w:color w:val="1A1A1A"/>
          <w:spacing w:val="7"/>
          <w:sz w:val="21"/>
          <w:szCs w:val="21"/>
          <w:shd w:val="clear" w:fill="FFFFFF"/>
        </w:rPr>
        <w:t>The meeting ended (duration 10:11)</w:t>
      </w:r>
    </w:p>
    <w:p w14:paraId="0D269EF8">
      <w:pPr>
        <w:pStyle w:val="6"/>
        <w:keepNext w:val="0"/>
        <w:keepLines w:val="0"/>
        <w:widowControl/>
        <w:suppressLineNumbers w:val="0"/>
        <w:spacing w:before="194" w:beforeAutospacing="0" w:after="96" w:afterAutospacing="0" w:line="264" w:lineRule="atLeast"/>
        <w:ind w:left="0" w:right="48"/>
      </w:pPr>
      <w:r>
        <w:rPr>
          <w:rFonts w:hint="default" w:ascii="Arial" w:hAnsi="Arial" w:eastAsia="Arial" w:cs="Arial"/>
          <w:b/>
          <w:bCs/>
          <w:i w:val="0"/>
          <w:iCs w:val="0"/>
          <w:caps w:val="0"/>
          <w:color w:val="108A00"/>
          <w:spacing w:val="7"/>
          <w:sz w:val="21"/>
          <w:szCs w:val="21"/>
          <w:u w:val="none"/>
          <w:shd w:val="clear" w:fill="FFFFFF"/>
        </w:rPr>
        <w:fldChar w:fldCharType="begin"/>
      </w:r>
      <w:r>
        <w:rPr>
          <w:rFonts w:hint="default" w:ascii="Arial" w:hAnsi="Arial" w:eastAsia="Arial" w:cs="Arial"/>
          <w:b/>
          <w:bCs/>
          <w:i w:val="0"/>
          <w:iCs w:val="0"/>
          <w:caps w:val="0"/>
          <w:color w:val="108A00"/>
          <w:spacing w:val="7"/>
          <w:sz w:val="21"/>
          <w:szCs w:val="21"/>
          <w:u w:val="none"/>
          <w:shd w:val="clear" w:fill="FFFFFF"/>
        </w:rPr>
        <w:instrText xml:space="preserve"> HYPERLINK "https://support.upwork.com/hc/en-us/articles/33768351094419" </w:instrText>
      </w:r>
      <w:r>
        <w:rPr>
          <w:rFonts w:hint="default" w:ascii="Arial" w:hAnsi="Arial" w:eastAsia="Arial" w:cs="Arial"/>
          <w:b/>
          <w:bCs/>
          <w:i w:val="0"/>
          <w:iCs w:val="0"/>
          <w:caps w:val="0"/>
          <w:color w:val="108A00"/>
          <w:spacing w:val="7"/>
          <w:sz w:val="21"/>
          <w:szCs w:val="21"/>
          <w:u w:val="none"/>
          <w:shd w:val="clear" w:fill="FFFFFF"/>
        </w:rPr>
        <w:fldChar w:fldCharType="separate"/>
      </w:r>
      <w:r>
        <w:rPr>
          <w:rStyle w:val="5"/>
          <w:rFonts w:hint="default" w:ascii="Arial" w:hAnsi="Arial" w:eastAsia="Arial" w:cs="Arial"/>
          <w:b/>
          <w:bCs/>
          <w:i w:val="0"/>
          <w:iCs w:val="0"/>
          <w:caps w:val="0"/>
          <w:color w:val="108A00"/>
          <w:spacing w:val="7"/>
          <w:sz w:val="21"/>
          <w:szCs w:val="21"/>
          <w:u w:val="none"/>
          <w:shd w:val="clear" w:fill="FFFFFF"/>
        </w:rPr>
        <w:t>How it works</w:t>
      </w:r>
      <w:r>
        <w:rPr>
          <w:rFonts w:hint="default" w:ascii="Arial" w:hAnsi="Arial" w:eastAsia="Arial" w:cs="Arial"/>
          <w:b/>
          <w:bCs/>
          <w:i w:val="0"/>
          <w:iCs w:val="0"/>
          <w:caps w:val="0"/>
          <w:color w:val="108A00"/>
          <w:spacing w:val="7"/>
          <w:sz w:val="21"/>
          <w:szCs w:val="21"/>
          <w:u w:val="none"/>
          <w:shd w:val="clear" w:fill="FFFFFF"/>
        </w:rPr>
        <w:fldChar w:fldCharType="end"/>
      </w:r>
    </w:p>
    <w:p w14:paraId="0CF006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8:12 PM</w:t>
      </w:r>
    </w:p>
    <w:p w14:paraId="462E36F1">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 xml:space="preserve">Hi </w:t>
      </w:r>
      <w:r>
        <w:rPr>
          <w:rFonts w:hint="default" w:ascii="Arial" w:hAnsi="Arial" w:eastAsia="Arial" w:cs="Arial"/>
          <w:i w:val="0"/>
          <w:iCs w:val="0"/>
          <w:caps w:val="0"/>
          <w:color w:val="1A1A1A"/>
          <w:spacing w:val="5"/>
          <w:sz w:val="21"/>
          <w:szCs w:val="21"/>
          <w:shd w:val="clear" w:fill="FFFFFF"/>
        </w:rPr>
        <w:t>Georgia Nnabuihe</w:t>
      </w:r>
      <w:r>
        <w:rPr>
          <w:rFonts w:hint="default" w:ascii="Arial" w:hAnsi="Arial" w:eastAsia="Arial" w:cs="Arial"/>
          <w:i w:val="0"/>
          <w:iCs w:val="0"/>
          <w:caps w:val="0"/>
          <w:color w:val="1A1A1A"/>
          <w:spacing w:val="7"/>
          <w:sz w:val="21"/>
          <w:szCs w:val="21"/>
          <w:shd w:val="clear" w:fill="FFFFFF"/>
        </w:rPr>
        <w:t>, If you’re not available right now, we can connect in about an hour, if that works for you.</w:t>
      </w:r>
    </w:p>
    <w:p w14:paraId="4D4BB461">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6C1669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10:18 PM</w:t>
      </w:r>
    </w:p>
    <w:p w14:paraId="7C54BC7B">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Ohh no…I’m sorry I missed the meeting and my phone is dying. I have to reschedule for tomorrow Imran, sorry about that.</w:t>
      </w:r>
    </w:p>
    <w:p w14:paraId="4855F10A">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I’m on the road…</w:t>
      </w:r>
    </w:p>
    <w:p w14:paraId="4E6D2A01">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Can you do now?</w:t>
      </w:r>
    </w:p>
    <w:p w14:paraId="069B0D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10:24 PM</w:t>
      </w:r>
    </w:p>
    <w:p w14:paraId="5E037361">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what evey you thing is much more comfortable for you a you are on the road let me send you the sechedule for tomorrow so you can have more time in meeting</w:t>
      </w:r>
    </w:p>
    <w:p w14:paraId="06D7D3BD">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 xml:space="preserve">does this sound good to you </w:t>
      </w:r>
      <w:r>
        <w:rPr>
          <w:rFonts w:hint="default" w:ascii="Arial" w:hAnsi="Arial" w:eastAsia="Arial" w:cs="Arial"/>
          <w:i w:val="0"/>
          <w:iCs w:val="0"/>
          <w:caps w:val="0"/>
          <w:color w:val="1A1A1A"/>
          <w:spacing w:val="5"/>
          <w:sz w:val="21"/>
          <w:szCs w:val="21"/>
          <w:shd w:val="clear" w:fill="FFFFFF"/>
        </w:rPr>
        <w:t>Georgia Nnabuihe</w:t>
      </w:r>
    </w:p>
    <w:p w14:paraId="0092FC73">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47765D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10:25 PM</w:t>
      </w:r>
    </w:p>
    <w:p w14:paraId="2C6C65CF">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No problem. Thank you so much</w:t>
      </w:r>
    </w:p>
    <w:p w14:paraId="4C9FF7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10:26 PM</w:t>
      </w:r>
    </w:p>
    <w:p w14:paraId="455B1F07">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No worries, I'm sharing my scheduler below please select the timeslot which works best for you and I'll make sure to be there on time.</w:t>
      </w:r>
    </w:p>
    <w:p w14:paraId="5986DA44">
      <w:pPr>
        <w:pStyle w:val="6"/>
        <w:keepNext w:val="0"/>
        <w:keepLines w:val="0"/>
        <w:widowControl/>
        <w:suppressLineNumbers w:val="0"/>
        <w:spacing w:before="0" w:beforeAutospacing="0" w:after="48" w:afterAutospacing="0" w:line="264" w:lineRule="atLeast"/>
        <w:ind w:left="0" w:right="48"/>
      </w:pPr>
      <w:r>
        <w:rPr>
          <w:rStyle w:val="7"/>
          <w:rFonts w:hint="default" w:ascii="Arial" w:hAnsi="Arial" w:eastAsia="Arial" w:cs="Arial"/>
          <w:i w:val="0"/>
          <w:iCs w:val="0"/>
          <w:caps w:val="0"/>
          <w:color w:val="1A1A1A"/>
          <w:spacing w:val="7"/>
          <w:sz w:val="21"/>
          <w:szCs w:val="21"/>
          <w:shd w:val="clear" w:fill="FFFFFF"/>
        </w:rPr>
        <w:t>Imran Nasir</w:t>
      </w:r>
      <w:r>
        <w:rPr>
          <w:rFonts w:hint="default" w:ascii="Arial" w:hAnsi="Arial" w:eastAsia="Arial" w:cs="Arial"/>
          <w:i w:val="0"/>
          <w:iCs w:val="0"/>
          <w:caps w:val="0"/>
          <w:color w:val="1A1A1A"/>
          <w:spacing w:val="7"/>
          <w:sz w:val="21"/>
          <w:szCs w:val="21"/>
          <w:shd w:val="clear" w:fill="FFFFFF"/>
        </w:rPr>
        <w:t xml:space="preserve"> wants to schedule a 30-minute meeting</w:t>
      </w:r>
    </w:p>
    <w:p w14:paraId="0DD28B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18"/>
          <w:szCs w:val="18"/>
          <w:shd w:val="clear" w:fill="FFFFFF"/>
          <w:lang w:val="en-US" w:eastAsia="zh-CN" w:bidi="ar"/>
        </w:rPr>
        <w:t>10:26 PM</w:t>
      </w:r>
    </w:p>
    <w:p w14:paraId="1FA307B9">
      <w:pPr>
        <w:pStyle w:val="6"/>
        <w:keepNext w:val="0"/>
        <w:keepLines w:val="0"/>
        <w:widowControl/>
        <w:suppressLineNumbers w:val="0"/>
        <w:spacing w:before="96" w:beforeAutospacing="0" w:after="96" w:afterAutospacing="0" w:line="264" w:lineRule="atLeast"/>
        <w:ind w:left="0" w:right="48"/>
      </w:pPr>
      <w:r>
        <w:rPr>
          <w:rFonts w:hint="default" w:ascii="Arial" w:hAnsi="Arial" w:eastAsia="Arial" w:cs="Arial"/>
          <w:i w:val="0"/>
          <w:iCs w:val="0"/>
          <w:caps w:val="0"/>
          <w:color w:val="1A1A1A"/>
          <w:spacing w:val="7"/>
          <w:sz w:val="21"/>
          <w:szCs w:val="21"/>
          <w:shd w:val="clear" w:fill="FFFFFF"/>
        </w:rPr>
        <w:t>Waiting for others to pick a date and time. Preview what your booking page looks like.</w:t>
      </w:r>
    </w:p>
    <w:p w14:paraId="0B412C9E">
      <w:pPr>
        <w:keepNext w:val="0"/>
        <w:keepLines w:val="0"/>
        <w:widowControl/>
        <w:suppressLineNumbers w:val="0"/>
        <w:pBdr>
          <w:top w:val="none" w:color="auto" w:sz="0" w:space="0"/>
          <w:left w:val="none" w:color="auto" w:sz="0" w:space="0"/>
          <w:bottom w:val="none" w:color="auto" w:sz="0" w:space="0"/>
        </w:pBdr>
        <w:shd w:val="clear" w:fill="FFFFFF"/>
        <w:spacing w:before="0" w:beforeAutospacing="0"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t>Preview booking page</w:t>
      </w:r>
    </w:p>
    <w:p w14:paraId="662413C5">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59CEEA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10:27 PM</w:t>
      </w:r>
    </w:p>
    <w:p w14:paraId="002AA04D">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Thank you. I will schedule it soon.</w:t>
      </w:r>
    </w:p>
    <w:p w14:paraId="596C9D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10:28 PM</w:t>
      </w:r>
    </w:p>
    <w:p w14:paraId="7B9419A2">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Sure, take your time.</w:t>
      </w:r>
    </w:p>
    <w:p w14:paraId="170664E7">
      <w:pPr>
        <w:keepNext w:val="0"/>
        <w:keepLines w:val="0"/>
        <w:widowControl/>
        <w:suppressLineNumbers w:val="0"/>
        <w:pBdr>
          <w:top w:val="none" w:color="auto" w:sz="0" w:space="0"/>
          <w:bottom w:val="none" w:color="auto" w:sz="0" w:space="0"/>
        </w:pBdr>
        <w:shd w:val="clear" w:fill="FFFFFF"/>
        <w:spacing w:before="96" w:beforeAutospacing="0" w:after="48" w:afterAutospacing="0" w:line="264" w:lineRule="atLeast"/>
        <w:ind w:left="0" w:firstLine="0"/>
        <w:jc w:val="left"/>
        <w:rPr>
          <w:rFonts w:hint="default" w:ascii="Arial" w:hAnsi="Arial" w:eastAsia="Arial" w:cs="Arial"/>
          <w:i w:val="0"/>
          <w:iCs w:val="0"/>
          <w:caps w:val="0"/>
          <w:color w:val="656D7B"/>
          <w:spacing w:val="7"/>
          <w:sz w:val="21"/>
          <w:szCs w:val="21"/>
        </w:rPr>
      </w:pPr>
      <w:r>
        <w:rPr>
          <w:rFonts w:hint="default" w:ascii="Arial" w:hAnsi="Arial" w:eastAsia="Arial" w:cs="Arial"/>
          <w:i w:val="0"/>
          <w:iCs w:val="0"/>
          <w:caps w:val="0"/>
          <w:color w:val="656D7B"/>
          <w:spacing w:val="7"/>
          <w:kern w:val="0"/>
          <w:sz w:val="21"/>
          <w:szCs w:val="21"/>
          <w:bdr w:val="none" w:color="auto" w:sz="0" w:space="0"/>
          <w:shd w:val="clear" w:fill="FFFFFF"/>
          <w:lang w:val="en-US" w:eastAsia="zh-CN" w:bidi="ar"/>
        </w:rPr>
        <w:t>Tuesday, Sep 15</w:t>
      </w:r>
    </w:p>
    <w:p w14:paraId="10F07407">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38CB4FB3">
      <w:pPr>
        <w:pStyle w:val="6"/>
        <w:keepNext w:val="0"/>
        <w:keepLines w:val="0"/>
        <w:widowControl/>
        <w:suppressLineNumbers w:val="0"/>
        <w:spacing w:before="96" w:beforeAutospacing="0" w:after="48" w:afterAutospacing="0" w:line="264" w:lineRule="atLeast"/>
        <w:ind w:left="0" w:right="48"/>
      </w:pPr>
      <w:r>
        <w:rPr>
          <w:rStyle w:val="7"/>
          <w:rFonts w:hint="default" w:ascii="Arial" w:hAnsi="Arial" w:eastAsia="Arial" w:cs="Arial"/>
          <w:i w:val="0"/>
          <w:iCs w:val="0"/>
          <w:caps w:val="0"/>
          <w:color w:val="1A1A1A"/>
          <w:spacing w:val="7"/>
          <w:sz w:val="21"/>
          <w:szCs w:val="21"/>
          <w:shd w:val="clear" w:fill="FFFFFF"/>
        </w:rPr>
        <w:t>Georgia Nnabuihe</w:t>
      </w:r>
      <w:r>
        <w:rPr>
          <w:rFonts w:hint="default" w:ascii="Arial" w:hAnsi="Arial" w:eastAsia="Arial" w:cs="Arial"/>
          <w:i w:val="0"/>
          <w:iCs w:val="0"/>
          <w:caps w:val="0"/>
          <w:color w:val="1A1A1A"/>
          <w:spacing w:val="7"/>
          <w:sz w:val="21"/>
          <w:szCs w:val="21"/>
          <w:shd w:val="clear" w:fill="FFFFFF"/>
        </w:rPr>
        <w:t xml:space="preserve"> scheduled a meeting</w:t>
      </w:r>
    </w:p>
    <w:p w14:paraId="1A6C81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18"/>
          <w:szCs w:val="18"/>
          <w:shd w:val="clear" w:fill="FFFFFF"/>
          <w:lang w:val="en-US" w:eastAsia="zh-CN" w:bidi="ar"/>
        </w:rPr>
        <w:t>2:06 AM</w:t>
      </w:r>
    </w:p>
    <w:p w14:paraId="3A375E9F">
      <w:pPr>
        <w:pStyle w:val="6"/>
        <w:keepNext w:val="0"/>
        <w:keepLines w:val="0"/>
        <w:widowControl/>
        <w:suppressLineNumbers w:val="0"/>
        <w:spacing w:before="194" w:beforeAutospacing="0" w:after="96" w:afterAutospacing="0" w:line="264" w:lineRule="atLeast"/>
        <w:ind w:left="0" w:right="48"/>
      </w:pPr>
      <w:r>
        <w:rPr>
          <w:rFonts w:hint="default" w:ascii="Arial" w:hAnsi="Arial" w:eastAsia="Arial" w:cs="Arial"/>
          <w:i w:val="0"/>
          <w:iCs w:val="0"/>
          <w:caps w:val="0"/>
          <w:color w:val="1A1A1A"/>
          <w:spacing w:val="7"/>
          <w:sz w:val="21"/>
          <w:szCs w:val="21"/>
          <w:shd w:val="clear" w:fill="FFFFFF"/>
        </w:rPr>
        <w:t>Date: Sep 15, 2026</w:t>
      </w:r>
    </w:p>
    <w:p w14:paraId="335EE8E5">
      <w:pPr>
        <w:pStyle w:val="6"/>
        <w:keepNext w:val="0"/>
        <w:keepLines w:val="0"/>
        <w:widowControl/>
        <w:suppressLineNumbers w:val="0"/>
        <w:spacing w:before="194" w:beforeAutospacing="0" w:after="96" w:afterAutospacing="0" w:line="264" w:lineRule="atLeast"/>
        <w:ind w:left="0" w:right="48"/>
      </w:pPr>
      <w:r>
        <w:rPr>
          <w:rFonts w:hint="default" w:ascii="Arial" w:hAnsi="Arial" w:eastAsia="Arial" w:cs="Arial"/>
          <w:i w:val="0"/>
          <w:iCs w:val="0"/>
          <w:caps w:val="0"/>
          <w:color w:val="1A1A1A"/>
          <w:spacing w:val="7"/>
          <w:sz w:val="21"/>
          <w:szCs w:val="21"/>
          <w:shd w:val="clear" w:fill="FFFFFF"/>
        </w:rPr>
        <w:t>Time: 02:00 PM - 02:30 PM (PKT)</w:t>
      </w:r>
    </w:p>
    <w:p w14:paraId="548852FF">
      <w:pPr>
        <w:keepNext w:val="0"/>
        <w:keepLines w:val="0"/>
        <w:widowControl/>
        <w:suppressLineNumbers w:val="0"/>
        <w:pBdr>
          <w:top w:val="none" w:color="auto" w:sz="0" w:space="0"/>
          <w:left w:val="none" w:color="auto" w:sz="0" w:space="0"/>
          <w:bottom w:val="none" w:color="auto" w:sz="0" w:space="0"/>
        </w:pBdr>
        <w:shd w:val="clear" w:fill="FFFFFF"/>
        <w:spacing w:before="0" w:beforeAutospacing="0"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t>Cancel</w:t>
      </w: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 xml:space="preserve"> | </w:t>
      </w:r>
    </w:p>
    <w:p w14:paraId="716AE366">
      <w:pPr>
        <w:keepNext w:val="0"/>
        <w:keepLines w:val="0"/>
        <w:widowControl/>
        <w:suppressLineNumbers w:val="0"/>
        <w:pBdr>
          <w:top w:val="none" w:color="auto" w:sz="0" w:space="0"/>
          <w:left w:val="none" w:color="auto" w:sz="0" w:space="0"/>
          <w:bottom w:val="none" w:color="auto" w:sz="0" w:space="0"/>
        </w:pBdr>
        <w:shd w:val="clear" w:fill="FFFFFF"/>
        <w:spacing w:before="0" w:beforeAutospacing="0"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t>Reschedule</w:t>
      </w: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 xml:space="preserve"> | </w:t>
      </w:r>
    </w:p>
    <w:p w14:paraId="2901CE96">
      <w:pPr>
        <w:keepNext w:val="0"/>
        <w:keepLines w:val="0"/>
        <w:widowControl/>
        <w:suppressLineNumbers w:val="0"/>
        <w:pBdr>
          <w:top w:val="none" w:color="auto" w:sz="0" w:space="0"/>
          <w:left w:val="none" w:color="auto" w:sz="0" w:space="0"/>
          <w:bottom w:val="none" w:color="auto" w:sz="0" w:space="0"/>
        </w:pBdr>
        <w:shd w:val="clear" w:fill="FFFFFF"/>
        <w:spacing w:before="0" w:beforeAutospacing="0"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t>Add to calendar</w:t>
      </w:r>
    </w:p>
    <w:p w14:paraId="05D3AA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2:08 AM</w:t>
      </w:r>
    </w:p>
    <w:p w14:paraId="07FABD0C">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Thanks for scheduling the meeting, see you then.</w:t>
      </w:r>
    </w:p>
    <w:p w14:paraId="53FD53AB">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175DA013">
      <w:pPr>
        <w:pStyle w:val="6"/>
        <w:keepNext w:val="0"/>
        <w:keepLines w:val="0"/>
        <w:widowControl/>
        <w:suppressLineNumbers w:val="0"/>
        <w:spacing w:before="96" w:beforeAutospacing="0" w:after="48" w:afterAutospacing="0" w:line="264" w:lineRule="atLeast"/>
        <w:ind w:left="0" w:right="48"/>
      </w:pPr>
      <w:r>
        <w:rPr>
          <w:rStyle w:val="7"/>
          <w:rFonts w:hint="default" w:ascii="Arial" w:hAnsi="Arial" w:eastAsia="Arial" w:cs="Arial"/>
          <w:i w:val="0"/>
          <w:iCs w:val="0"/>
          <w:caps w:val="0"/>
          <w:color w:val="1A1A1A"/>
          <w:spacing w:val="7"/>
          <w:sz w:val="21"/>
          <w:szCs w:val="21"/>
          <w:shd w:val="clear" w:fill="FFFFFF"/>
        </w:rPr>
        <w:t>Georgia Nnabuihe</w:t>
      </w:r>
      <w:r>
        <w:rPr>
          <w:rFonts w:hint="default" w:ascii="Arial" w:hAnsi="Arial" w:eastAsia="Arial" w:cs="Arial"/>
          <w:i w:val="0"/>
          <w:iCs w:val="0"/>
          <w:caps w:val="0"/>
          <w:color w:val="1A1A1A"/>
          <w:spacing w:val="7"/>
          <w:sz w:val="21"/>
          <w:szCs w:val="21"/>
          <w:shd w:val="clear" w:fill="FFFFFF"/>
        </w:rPr>
        <w:t xml:space="preserve"> rescheduled a meeting</w:t>
      </w:r>
    </w:p>
    <w:p w14:paraId="5EED13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18"/>
          <w:szCs w:val="18"/>
          <w:shd w:val="clear" w:fill="FFFFFF"/>
          <w:lang w:val="en-US" w:eastAsia="zh-CN" w:bidi="ar"/>
        </w:rPr>
        <w:t>2:08 AM</w:t>
      </w:r>
    </w:p>
    <w:p w14:paraId="51B3D8B4">
      <w:pPr>
        <w:pStyle w:val="6"/>
        <w:keepNext w:val="0"/>
        <w:keepLines w:val="0"/>
        <w:widowControl/>
        <w:suppressLineNumbers w:val="0"/>
        <w:spacing w:before="194" w:beforeAutospacing="0" w:after="96" w:afterAutospacing="0" w:line="264" w:lineRule="atLeast"/>
        <w:ind w:left="0" w:right="48"/>
      </w:pPr>
      <w:r>
        <w:rPr>
          <w:rFonts w:hint="default" w:ascii="Arial" w:hAnsi="Arial" w:eastAsia="Arial" w:cs="Arial"/>
          <w:i w:val="0"/>
          <w:iCs w:val="0"/>
          <w:caps w:val="0"/>
          <w:color w:val="1A1A1A"/>
          <w:spacing w:val="7"/>
          <w:sz w:val="21"/>
          <w:szCs w:val="21"/>
          <w:shd w:val="clear" w:fill="FFFFFF"/>
        </w:rPr>
        <w:t>Sep 15, 2026, 07:00 PM - 07:30 PM (PKT)</w:t>
      </w:r>
    </w:p>
    <w:p w14:paraId="532B2ACB">
      <w:pPr>
        <w:pStyle w:val="6"/>
        <w:keepNext w:val="0"/>
        <w:keepLines w:val="0"/>
        <w:widowControl/>
        <w:suppressLineNumbers w:val="0"/>
        <w:spacing w:before="194" w:beforeAutospacing="0" w:after="96" w:afterAutospacing="0" w:line="264" w:lineRule="atLeast"/>
        <w:ind w:left="0" w:right="48"/>
      </w:pPr>
      <w:del w:id="0">
        <w:r>
          <w:rPr>
            <w:rFonts w:hint="default" w:ascii="Arial" w:hAnsi="Arial" w:eastAsia="Arial" w:cs="Arial"/>
            <w:i w:val="0"/>
            <w:iCs w:val="0"/>
            <w:caps w:val="0"/>
            <w:color w:val="1A1A1A"/>
            <w:spacing w:val="7"/>
            <w:sz w:val="21"/>
            <w:szCs w:val="21"/>
            <w:shd w:val="clear" w:fill="FFFFFF"/>
          </w:rPr>
          <w:delText>Sep 15, 2026, 02:00 PM - 02:30 PM (PKT)</w:delText>
        </w:r>
      </w:del>
    </w:p>
    <w:p w14:paraId="202D1AC7">
      <w:pPr>
        <w:keepNext w:val="0"/>
        <w:keepLines w:val="0"/>
        <w:widowControl/>
        <w:suppressLineNumbers w:val="0"/>
        <w:pBdr>
          <w:top w:val="none" w:color="auto" w:sz="0" w:space="0"/>
          <w:left w:val="none" w:color="auto" w:sz="0" w:space="0"/>
          <w:bottom w:val="none" w:color="auto" w:sz="0" w:space="0"/>
        </w:pBdr>
        <w:shd w:val="clear" w:fill="FFFFFF"/>
        <w:spacing w:before="0" w:beforeAutospacing="0"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t>Cancel</w:t>
      </w: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 xml:space="preserve"> | </w:t>
      </w:r>
    </w:p>
    <w:p w14:paraId="2855B081">
      <w:pPr>
        <w:keepNext w:val="0"/>
        <w:keepLines w:val="0"/>
        <w:widowControl/>
        <w:suppressLineNumbers w:val="0"/>
        <w:pBdr>
          <w:top w:val="none" w:color="auto" w:sz="0" w:space="0"/>
          <w:left w:val="none" w:color="auto" w:sz="0" w:space="0"/>
          <w:bottom w:val="none" w:color="auto" w:sz="0" w:space="0"/>
        </w:pBdr>
        <w:shd w:val="clear" w:fill="FFFFFF"/>
        <w:spacing w:before="0" w:beforeAutospacing="0"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t>Reschedule</w:t>
      </w: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 xml:space="preserve"> | </w:t>
      </w:r>
    </w:p>
    <w:p w14:paraId="2C8F2459">
      <w:pPr>
        <w:keepNext w:val="0"/>
        <w:keepLines w:val="0"/>
        <w:widowControl/>
        <w:suppressLineNumbers w:val="0"/>
        <w:pBdr>
          <w:top w:val="none" w:color="auto" w:sz="0" w:space="0"/>
          <w:left w:val="none" w:color="auto" w:sz="0" w:space="0"/>
          <w:bottom w:val="none" w:color="auto" w:sz="0" w:space="0"/>
        </w:pBdr>
        <w:shd w:val="clear" w:fill="FFFFFF"/>
        <w:spacing w:before="0" w:beforeAutospacing="0"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t>Add to calendar</w:t>
      </w:r>
    </w:p>
    <w:p w14:paraId="4531F7DC">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 scheduled for exactly 10 hrs 49 minutes from now. Thank you</w:t>
      </w:r>
    </w:p>
    <w:p w14:paraId="53D012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2:12 AM</w:t>
      </w:r>
    </w:p>
    <w:p w14:paraId="5EBF7112">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Sure, thanks</w:t>
      </w:r>
    </w:p>
    <w:p w14:paraId="2F107CB6">
      <w:pPr>
        <w:pStyle w:val="6"/>
        <w:keepNext w:val="0"/>
        <w:keepLines w:val="0"/>
        <w:widowControl/>
        <w:suppressLineNumbers w:val="0"/>
        <w:spacing w:before="96" w:beforeAutospacing="0" w:after="48" w:afterAutospacing="0" w:line="264" w:lineRule="atLeast"/>
        <w:ind w:left="0" w:right="48"/>
      </w:pPr>
      <w:r>
        <w:rPr>
          <w:rFonts w:hint="default" w:ascii="Arial" w:hAnsi="Arial" w:eastAsia="Arial" w:cs="Arial"/>
          <w:i w:val="0"/>
          <w:iCs w:val="0"/>
          <w:caps w:val="0"/>
          <w:color w:val="1A1A1A"/>
          <w:spacing w:val="7"/>
          <w:sz w:val="21"/>
          <w:szCs w:val="21"/>
          <w:shd w:val="clear" w:fill="FFFFFF"/>
        </w:rPr>
        <w:t>Upwork video meeting starts in 30 minutes</w:t>
      </w:r>
    </w:p>
    <w:p w14:paraId="4D18BA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FFFFFF"/>
          <w:spacing w:val="7"/>
          <w:kern w:val="0"/>
          <w:sz w:val="13"/>
          <w:szCs w:val="13"/>
          <w:bdr w:val="none" w:color="auto" w:sz="0" w:space="0"/>
          <w:shd w:val="clear" w:fill="FFFFFF"/>
          <w:lang w:val="en-US" w:eastAsia="zh-CN" w:bidi="ar"/>
        </w:rPr>
        <w:t>APP</w:t>
      </w:r>
      <w:r>
        <w:rPr>
          <w:rFonts w:hint="default" w:ascii="Arial" w:hAnsi="Arial" w:eastAsia="Arial" w:cs="Arial"/>
          <w:i w:val="0"/>
          <w:iCs w:val="0"/>
          <w:caps w:val="0"/>
          <w:color w:val="1A1A1A"/>
          <w:spacing w:val="7"/>
          <w:kern w:val="0"/>
          <w:sz w:val="18"/>
          <w:szCs w:val="18"/>
          <w:shd w:val="clear" w:fill="FFFFFF"/>
          <w:lang w:val="en-US" w:eastAsia="zh-CN" w:bidi="ar"/>
        </w:rPr>
        <w:t>6:30 PM</w:t>
      </w:r>
    </w:p>
    <w:p w14:paraId="4950A4FD">
      <w:pPr>
        <w:pStyle w:val="6"/>
        <w:keepNext w:val="0"/>
        <w:keepLines w:val="0"/>
        <w:widowControl/>
        <w:suppressLineNumbers w:val="0"/>
        <w:spacing w:before="194" w:beforeAutospacing="0" w:after="96" w:afterAutospacing="0" w:line="264" w:lineRule="atLeast"/>
        <w:ind w:left="0" w:right="48"/>
      </w:pPr>
      <w:r>
        <w:rPr>
          <w:rFonts w:hint="default" w:ascii="Arial" w:hAnsi="Arial" w:eastAsia="Arial" w:cs="Arial"/>
          <w:i w:val="0"/>
          <w:iCs w:val="0"/>
          <w:caps w:val="0"/>
          <w:color w:val="1A1A1A"/>
          <w:spacing w:val="7"/>
          <w:sz w:val="21"/>
          <w:szCs w:val="21"/>
          <w:shd w:val="clear" w:fill="FFFFFF"/>
        </w:rPr>
        <w:t>Date: Sep 15, 2026</w:t>
      </w:r>
    </w:p>
    <w:p w14:paraId="5315A51D">
      <w:pPr>
        <w:pStyle w:val="6"/>
        <w:keepNext w:val="0"/>
        <w:keepLines w:val="0"/>
        <w:widowControl/>
        <w:suppressLineNumbers w:val="0"/>
        <w:spacing w:before="194" w:beforeAutospacing="0" w:after="96" w:afterAutospacing="0" w:line="264" w:lineRule="atLeast"/>
        <w:ind w:left="0" w:right="48"/>
      </w:pPr>
      <w:r>
        <w:rPr>
          <w:rFonts w:hint="default" w:ascii="Arial" w:hAnsi="Arial" w:eastAsia="Arial" w:cs="Arial"/>
          <w:i w:val="0"/>
          <w:iCs w:val="0"/>
          <w:caps w:val="0"/>
          <w:color w:val="1A1A1A"/>
          <w:spacing w:val="7"/>
          <w:sz w:val="21"/>
          <w:szCs w:val="21"/>
          <w:shd w:val="clear" w:fill="FFFFFF"/>
        </w:rPr>
        <w:t>Time: 07:00 PM - 07:30 PM (PKT)</w:t>
      </w:r>
    </w:p>
    <w:p w14:paraId="5B720ED3">
      <w:pPr>
        <w:keepNext w:val="0"/>
        <w:keepLines w:val="0"/>
        <w:widowControl/>
        <w:suppressLineNumbers w:val="0"/>
        <w:pBdr>
          <w:top w:val="none" w:color="auto" w:sz="0" w:space="0"/>
          <w:left w:val="none" w:color="auto" w:sz="0" w:space="0"/>
          <w:bottom w:val="none" w:color="auto" w:sz="0" w:space="0"/>
        </w:pBdr>
        <w:shd w:val="clear" w:fill="FFFFFF"/>
        <w:spacing w:before="0" w:beforeAutospacing="0"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t>Join meeting</w:t>
      </w:r>
    </w:p>
    <w:p w14:paraId="63BE9ECF">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0F371E2C">
      <w:pPr>
        <w:pStyle w:val="6"/>
        <w:keepNext w:val="0"/>
        <w:keepLines w:val="0"/>
        <w:widowControl/>
        <w:suppressLineNumbers w:val="0"/>
        <w:spacing w:before="96" w:beforeAutospacing="0" w:after="48" w:afterAutospacing="0" w:line="264" w:lineRule="atLeast"/>
        <w:ind w:left="0" w:right="48"/>
      </w:pPr>
      <w:r>
        <w:rPr>
          <w:rStyle w:val="7"/>
          <w:rFonts w:hint="default" w:ascii="Arial" w:hAnsi="Arial" w:eastAsia="Arial" w:cs="Arial"/>
          <w:i w:val="0"/>
          <w:iCs w:val="0"/>
          <w:caps w:val="0"/>
          <w:color w:val="1A1A1A"/>
          <w:spacing w:val="7"/>
          <w:sz w:val="21"/>
          <w:szCs w:val="21"/>
          <w:shd w:val="clear" w:fill="FFFFFF"/>
        </w:rPr>
        <w:t>Georgia Nnabuihe</w:t>
      </w:r>
      <w:r>
        <w:rPr>
          <w:rFonts w:hint="default" w:ascii="Arial" w:hAnsi="Arial" w:eastAsia="Arial" w:cs="Arial"/>
          <w:i w:val="0"/>
          <w:iCs w:val="0"/>
          <w:caps w:val="0"/>
          <w:color w:val="1A1A1A"/>
          <w:spacing w:val="7"/>
          <w:sz w:val="21"/>
          <w:szCs w:val="21"/>
          <w:shd w:val="clear" w:fill="FFFFFF"/>
        </w:rPr>
        <w:t xml:space="preserve"> started an Upwork video meeting</w:t>
      </w:r>
    </w:p>
    <w:p w14:paraId="2934FF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18"/>
          <w:szCs w:val="18"/>
          <w:shd w:val="clear" w:fill="FFFFFF"/>
          <w:lang w:val="en-US" w:eastAsia="zh-CN" w:bidi="ar"/>
        </w:rPr>
        <w:t>6:50 PM</w:t>
      </w:r>
    </w:p>
    <w:p w14:paraId="5B1E3975">
      <w:pPr>
        <w:keepNext w:val="0"/>
        <w:keepLines w:val="0"/>
        <w:widowControl/>
        <w:suppressLineNumbers w:val="0"/>
        <w:pBdr>
          <w:top w:val="none" w:color="auto" w:sz="0" w:space="0"/>
          <w:left w:val="none" w:color="auto" w:sz="0" w:space="0"/>
          <w:bottom w:val="none" w:color="auto" w:sz="0" w:space="0"/>
        </w:pBdr>
        <w:shd w:val="clear" w:fill="FFFFFF"/>
        <w:spacing w:before="194" w:beforeAutospacing="0"/>
        <w:ind w:left="0" w:right="146"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drawing>
          <wp:inline distT="0" distB="0" distL="114300" distR="114300">
            <wp:extent cx="304800" cy="304800"/>
            <wp:effectExtent l="0" t="0" r="0" b="0"/>
            <wp:docPr id="25" name="Picture 2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9" descr="IMG_284"/>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2EBDD720">
      <w:pPr>
        <w:pStyle w:val="6"/>
        <w:keepNext w:val="0"/>
        <w:keepLines w:val="0"/>
        <w:widowControl/>
        <w:suppressLineNumbers w:val="0"/>
        <w:spacing w:before="194" w:beforeAutospacing="0" w:after="96" w:afterAutospacing="0" w:line="264" w:lineRule="atLeast"/>
        <w:ind w:left="0" w:right="48"/>
      </w:pPr>
      <w:r>
        <w:rPr>
          <w:rStyle w:val="7"/>
          <w:rFonts w:hint="default" w:ascii="Arial" w:hAnsi="Arial" w:eastAsia="Arial" w:cs="Arial"/>
          <w:i w:val="0"/>
          <w:iCs w:val="0"/>
          <w:caps w:val="0"/>
          <w:color w:val="1A1A1A"/>
          <w:spacing w:val="7"/>
          <w:sz w:val="21"/>
          <w:szCs w:val="21"/>
          <w:shd w:val="clear" w:fill="FFFFFF"/>
        </w:rPr>
        <w:t>The meeting ended (duration 00:41)</w:t>
      </w:r>
    </w:p>
    <w:p w14:paraId="7F4FB9F3">
      <w:pPr>
        <w:pStyle w:val="6"/>
        <w:keepNext w:val="0"/>
        <w:keepLines w:val="0"/>
        <w:widowControl/>
        <w:suppressLineNumbers w:val="0"/>
        <w:spacing w:before="194" w:beforeAutospacing="0" w:after="96" w:afterAutospacing="0" w:line="264" w:lineRule="atLeast"/>
        <w:ind w:left="0" w:right="48"/>
      </w:pPr>
      <w:r>
        <w:rPr>
          <w:rFonts w:hint="default" w:ascii="Arial" w:hAnsi="Arial" w:eastAsia="Arial" w:cs="Arial"/>
          <w:b/>
          <w:bCs/>
          <w:i w:val="0"/>
          <w:iCs w:val="0"/>
          <w:caps w:val="0"/>
          <w:color w:val="108A00"/>
          <w:spacing w:val="7"/>
          <w:sz w:val="21"/>
          <w:szCs w:val="21"/>
          <w:u w:val="none"/>
          <w:shd w:val="clear" w:fill="FFFFFF"/>
        </w:rPr>
        <w:fldChar w:fldCharType="begin"/>
      </w:r>
      <w:r>
        <w:rPr>
          <w:rFonts w:hint="default" w:ascii="Arial" w:hAnsi="Arial" w:eastAsia="Arial" w:cs="Arial"/>
          <w:b/>
          <w:bCs/>
          <w:i w:val="0"/>
          <w:iCs w:val="0"/>
          <w:caps w:val="0"/>
          <w:color w:val="108A00"/>
          <w:spacing w:val="7"/>
          <w:sz w:val="21"/>
          <w:szCs w:val="21"/>
          <w:u w:val="none"/>
          <w:shd w:val="clear" w:fill="FFFFFF"/>
        </w:rPr>
        <w:instrText xml:space="preserve"> HYPERLINK "https://support.upwork.com/hc/en-us/articles/33768351094419" </w:instrText>
      </w:r>
      <w:r>
        <w:rPr>
          <w:rFonts w:hint="default" w:ascii="Arial" w:hAnsi="Arial" w:eastAsia="Arial" w:cs="Arial"/>
          <w:b/>
          <w:bCs/>
          <w:i w:val="0"/>
          <w:iCs w:val="0"/>
          <w:caps w:val="0"/>
          <w:color w:val="108A00"/>
          <w:spacing w:val="7"/>
          <w:sz w:val="21"/>
          <w:szCs w:val="21"/>
          <w:u w:val="none"/>
          <w:shd w:val="clear" w:fill="FFFFFF"/>
        </w:rPr>
        <w:fldChar w:fldCharType="separate"/>
      </w:r>
      <w:r>
        <w:rPr>
          <w:rStyle w:val="5"/>
          <w:rFonts w:hint="default" w:ascii="Arial" w:hAnsi="Arial" w:eastAsia="Arial" w:cs="Arial"/>
          <w:b/>
          <w:bCs/>
          <w:i w:val="0"/>
          <w:iCs w:val="0"/>
          <w:caps w:val="0"/>
          <w:color w:val="108A00"/>
          <w:spacing w:val="7"/>
          <w:sz w:val="21"/>
          <w:szCs w:val="21"/>
          <w:u w:val="none"/>
          <w:shd w:val="clear" w:fill="FFFFFF"/>
        </w:rPr>
        <w:t>How it works</w:t>
      </w:r>
      <w:r>
        <w:rPr>
          <w:rFonts w:hint="default" w:ascii="Arial" w:hAnsi="Arial" w:eastAsia="Arial" w:cs="Arial"/>
          <w:b/>
          <w:bCs/>
          <w:i w:val="0"/>
          <w:iCs w:val="0"/>
          <w:caps w:val="0"/>
          <w:color w:val="108A00"/>
          <w:spacing w:val="7"/>
          <w:sz w:val="21"/>
          <w:szCs w:val="21"/>
          <w:u w:val="none"/>
          <w:shd w:val="clear" w:fill="FFFFFF"/>
        </w:rPr>
        <w:fldChar w:fldCharType="end"/>
      </w:r>
    </w:p>
    <w:p w14:paraId="2EF2D9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6:58 PM</w:t>
      </w:r>
    </w:p>
    <w:p w14:paraId="6B0F54C3">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 xml:space="preserve">i will be joining the meeting in a min </w:t>
      </w:r>
      <w:r>
        <w:rPr>
          <w:rFonts w:hint="default" w:ascii="Arial" w:hAnsi="Arial" w:eastAsia="Arial" w:cs="Arial"/>
          <w:i w:val="0"/>
          <w:iCs w:val="0"/>
          <w:caps w:val="0"/>
          <w:color w:val="1A1A1A"/>
          <w:spacing w:val="5"/>
          <w:sz w:val="21"/>
          <w:szCs w:val="21"/>
          <w:shd w:val="clear" w:fill="FFFFFF"/>
        </w:rPr>
        <w:t>Georgia Nnabuihe</w:t>
      </w:r>
    </w:p>
    <w:p w14:paraId="02F24B76">
      <w:pPr>
        <w:pStyle w:val="6"/>
        <w:keepNext w:val="0"/>
        <w:keepLines w:val="0"/>
        <w:widowControl/>
        <w:suppressLineNumbers w:val="0"/>
        <w:spacing w:before="0" w:beforeAutospacing="0" w:after="48" w:afterAutospacing="0" w:line="264" w:lineRule="atLeast"/>
        <w:ind w:left="0" w:right="48"/>
      </w:pPr>
      <w:r>
        <w:rPr>
          <w:rStyle w:val="7"/>
          <w:rFonts w:hint="default" w:ascii="Arial" w:hAnsi="Arial" w:eastAsia="Arial" w:cs="Arial"/>
          <w:i w:val="0"/>
          <w:iCs w:val="0"/>
          <w:caps w:val="0"/>
          <w:color w:val="1A1A1A"/>
          <w:spacing w:val="7"/>
          <w:sz w:val="21"/>
          <w:szCs w:val="21"/>
          <w:shd w:val="clear" w:fill="FFFFFF"/>
        </w:rPr>
        <w:t>Imran Nasir</w:t>
      </w:r>
      <w:r>
        <w:rPr>
          <w:rFonts w:hint="default" w:ascii="Arial" w:hAnsi="Arial" w:eastAsia="Arial" w:cs="Arial"/>
          <w:i w:val="0"/>
          <w:iCs w:val="0"/>
          <w:caps w:val="0"/>
          <w:color w:val="1A1A1A"/>
          <w:spacing w:val="7"/>
          <w:sz w:val="21"/>
          <w:szCs w:val="21"/>
          <w:shd w:val="clear" w:fill="FFFFFF"/>
        </w:rPr>
        <w:t xml:space="preserve"> started an Upwork video meeting</w:t>
      </w:r>
    </w:p>
    <w:p w14:paraId="2BF7DB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18"/>
          <w:szCs w:val="18"/>
          <w:shd w:val="clear" w:fill="FFFFFF"/>
          <w:lang w:val="en-US" w:eastAsia="zh-CN" w:bidi="ar"/>
        </w:rPr>
        <w:t>6:58 PM</w:t>
      </w:r>
    </w:p>
    <w:p w14:paraId="178FB846">
      <w:pPr>
        <w:keepNext w:val="0"/>
        <w:keepLines w:val="0"/>
        <w:widowControl/>
        <w:suppressLineNumbers w:val="0"/>
        <w:pBdr>
          <w:top w:val="none" w:color="auto" w:sz="0" w:space="0"/>
          <w:left w:val="none" w:color="auto" w:sz="0" w:space="0"/>
          <w:bottom w:val="none" w:color="auto" w:sz="0" w:space="0"/>
        </w:pBdr>
        <w:shd w:val="clear" w:fill="FFFFFF"/>
        <w:spacing w:before="96" w:beforeAutospacing="0"/>
        <w:ind w:left="0" w:right="146"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drawing>
          <wp:inline distT="0" distB="0" distL="114300" distR="114300">
            <wp:extent cx="304800" cy="304800"/>
            <wp:effectExtent l="0" t="0" r="0" b="0"/>
            <wp:docPr id="29" name="Picture 30"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0" descr="IMG_285"/>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104D5C21">
      <w:pPr>
        <w:pStyle w:val="6"/>
        <w:keepNext w:val="0"/>
        <w:keepLines w:val="0"/>
        <w:widowControl/>
        <w:suppressLineNumbers w:val="0"/>
        <w:spacing w:before="96" w:beforeAutospacing="0" w:after="96" w:afterAutospacing="0" w:line="264" w:lineRule="atLeast"/>
        <w:ind w:left="0" w:right="48"/>
      </w:pPr>
      <w:r>
        <w:rPr>
          <w:rStyle w:val="7"/>
          <w:rFonts w:hint="default" w:ascii="Arial" w:hAnsi="Arial" w:eastAsia="Arial" w:cs="Arial"/>
          <w:i w:val="0"/>
          <w:iCs w:val="0"/>
          <w:caps w:val="0"/>
          <w:color w:val="1A1A1A"/>
          <w:spacing w:val="7"/>
          <w:sz w:val="21"/>
          <w:szCs w:val="21"/>
          <w:shd w:val="clear" w:fill="FFFFFF"/>
        </w:rPr>
        <w:t>The meeting ended (duration 00:14)</w:t>
      </w:r>
    </w:p>
    <w:p w14:paraId="5CFF5D28">
      <w:pPr>
        <w:pStyle w:val="6"/>
        <w:keepNext w:val="0"/>
        <w:keepLines w:val="0"/>
        <w:widowControl/>
        <w:suppressLineNumbers w:val="0"/>
        <w:spacing w:before="96" w:beforeAutospacing="0" w:after="96" w:afterAutospacing="0" w:line="264" w:lineRule="atLeast"/>
        <w:ind w:left="0" w:right="48"/>
      </w:pPr>
      <w:r>
        <w:rPr>
          <w:rFonts w:hint="default" w:ascii="Arial" w:hAnsi="Arial" w:eastAsia="Arial" w:cs="Arial"/>
          <w:b/>
          <w:bCs/>
          <w:i w:val="0"/>
          <w:iCs w:val="0"/>
          <w:caps w:val="0"/>
          <w:color w:val="108A00"/>
          <w:spacing w:val="7"/>
          <w:sz w:val="21"/>
          <w:szCs w:val="21"/>
          <w:u w:val="none"/>
          <w:shd w:val="clear" w:fill="FFFFFF"/>
        </w:rPr>
        <w:fldChar w:fldCharType="begin"/>
      </w:r>
      <w:r>
        <w:rPr>
          <w:rFonts w:hint="default" w:ascii="Arial" w:hAnsi="Arial" w:eastAsia="Arial" w:cs="Arial"/>
          <w:b/>
          <w:bCs/>
          <w:i w:val="0"/>
          <w:iCs w:val="0"/>
          <w:caps w:val="0"/>
          <w:color w:val="108A00"/>
          <w:spacing w:val="7"/>
          <w:sz w:val="21"/>
          <w:szCs w:val="21"/>
          <w:u w:val="none"/>
          <w:shd w:val="clear" w:fill="FFFFFF"/>
        </w:rPr>
        <w:instrText xml:space="preserve"> HYPERLINK "https://support.upwork.com/hc/en-us/articles/33768351094419" </w:instrText>
      </w:r>
      <w:r>
        <w:rPr>
          <w:rFonts w:hint="default" w:ascii="Arial" w:hAnsi="Arial" w:eastAsia="Arial" w:cs="Arial"/>
          <w:b/>
          <w:bCs/>
          <w:i w:val="0"/>
          <w:iCs w:val="0"/>
          <w:caps w:val="0"/>
          <w:color w:val="108A00"/>
          <w:spacing w:val="7"/>
          <w:sz w:val="21"/>
          <w:szCs w:val="21"/>
          <w:u w:val="none"/>
          <w:shd w:val="clear" w:fill="FFFFFF"/>
        </w:rPr>
        <w:fldChar w:fldCharType="separate"/>
      </w:r>
      <w:r>
        <w:rPr>
          <w:rStyle w:val="5"/>
          <w:rFonts w:hint="default" w:ascii="Arial" w:hAnsi="Arial" w:eastAsia="Arial" w:cs="Arial"/>
          <w:b/>
          <w:bCs/>
          <w:i w:val="0"/>
          <w:iCs w:val="0"/>
          <w:caps w:val="0"/>
          <w:color w:val="108A00"/>
          <w:spacing w:val="7"/>
          <w:sz w:val="21"/>
          <w:szCs w:val="21"/>
          <w:u w:val="none"/>
          <w:shd w:val="clear" w:fill="FFFFFF"/>
        </w:rPr>
        <w:t>How it works</w:t>
      </w:r>
      <w:r>
        <w:rPr>
          <w:rFonts w:hint="default" w:ascii="Arial" w:hAnsi="Arial" w:eastAsia="Arial" w:cs="Arial"/>
          <w:b/>
          <w:bCs/>
          <w:i w:val="0"/>
          <w:iCs w:val="0"/>
          <w:caps w:val="0"/>
          <w:color w:val="108A00"/>
          <w:spacing w:val="7"/>
          <w:sz w:val="21"/>
          <w:szCs w:val="21"/>
          <w:u w:val="none"/>
          <w:shd w:val="clear" w:fill="FFFFFF"/>
        </w:rPr>
        <w:fldChar w:fldCharType="end"/>
      </w:r>
    </w:p>
    <w:p w14:paraId="31E00F61">
      <w:pPr>
        <w:pStyle w:val="6"/>
        <w:keepNext w:val="0"/>
        <w:keepLines w:val="0"/>
        <w:widowControl/>
        <w:suppressLineNumbers w:val="0"/>
        <w:spacing w:before="96" w:beforeAutospacing="0" w:after="48" w:afterAutospacing="0" w:line="264" w:lineRule="atLeast"/>
        <w:ind w:left="0" w:right="48"/>
      </w:pPr>
      <w:r>
        <w:rPr>
          <w:rFonts w:hint="default" w:ascii="Arial" w:hAnsi="Arial" w:eastAsia="Arial" w:cs="Arial"/>
          <w:i w:val="0"/>
          <w:iCs w:val="0"/>
          <w:caps w:val="0"/>
          <w:color w:val="1A1A1A"/>
          <w:spacing w:val="7"/>
          <w:sz w:val="21"/>
          <w:szCs w:val="21"/>
          <w:shd w:val="clear" w:fill="FFFFFF"/>
        </w:rPr>
        <w:t>Upwork video meeting starts in 1 minute</w:t>
      </w:r>
    </w:p>
    <w:p w14:paraId="17BD07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FFFFFF"/>
          <w:spacing w:val="7"/>
          <w:kern w:val="0"/>
          <w:sz w:val="13"/>
          <w:szCs w:val="13"/>
          <w:bdr w:val="none" w:color="auto" w:sz="0" w:space="0"/>
          <w:shd w:val="clear" w:fill="FFFFFF"/>
          <w:lang w:val="en-US" w:eastAsia="zh-CN" w:bidi="ar"/>
        </w:rPr>
        <w:t>APP</w:t>
      </w:r>
      <w:r>
        <w:rPr>
          <w:rFonts w:hint="default" w:ascii="Arial" w:hAnsi="Arial" w:eastAsia="Arial" w:cs="Arial"/>
          <w:i w:val="0"/>
          <w:iCs w:val="0"/>
          <w:caps w:val="0"/>
          <w:color w:val="1A1A1A"/>
          <w:spacing w:val="7"/>
          <w:kern w:val="0"/>
          <w:sz w:val="18"/>
          <w:szCs w:val="18"/>
          <w:shd w:val="clear" w:fill="FFFFFF"/>
          <w:lang w:val="en-US" w:eastAsia="zh-CN" w:bidi="ar"/>
        </w:rPr>
        <w:t>6:59 PM</w:t>
      </w:r>
    </w:p>
    <w:p w14:paraId="4A4F728C">
      <w:pPr>
        <w:pStyle w:val="6"/>
        <w:keepNext w:val="0"/>
        <w:keepLines w:val="0"/>
        <w:widowControl/>
        <w:suppressLineNumbers w:val="0"/>
        <w:spacing w:before="194" w:beforeAutospacing="0" w:after="96" w:afterAutospacing="0" w:line="264" w:lineRule="atLeast"/>
        <w:ind w:left="0" w:right="48"/>
      </w:pPr>
      <w:r>
        <w:rPr>
          <w:rFonts w:hint="default" w:ascii="Arial" w:hAnsi="Arial" w:eastAsia="Arial" w:cs="Arial"/>
          <w:i w:val="0"/>
          <w:iCs w:val="0"/>
          <w:caps w:val="0"/>
          <w:color w:val="1A1A1A"/>
          <w:spacing w:val="7"/>
          <w:sz w:val="21"/>
          <w:szCs w:val="21"/>
          <w:shd w:val="clear" w:fill="FFFFFF"/>
        </w:rPr>
        <w:t>Date: Sep 15, 2026</w:t>
      </w:r>
    </w:p>
    <w:p w14:paraId="728923E6">
      <w:pPr>
        <w:pStyle w:val="6"/>
        <w:keepNext w:val="0"/>
        <w:keepLines w:val="0"/>
        <w:widowControl/>
        <w:suppressLineNumbers w:val="0"/>
        <w:spacing w:before="194" w:beforeAutospacing="0" w:after="96" w:afterAutospacing="0" w:line="264" w:lineRule="atLeast"/>
        <w:ind w:left="0" w:right="48"/>
      </w:pPr>
      <w:r>
        <w:rPr>
          <w:rFonts w:hint="default" w:ascii="Arial" w:hAnsi="Arial" w:eastAsia="Arial" w:cs="Arial"/>
          <w:i w:val="0"/>
          <w:iCs w:val="0"/>
          <w:caps w:val="0"/>
          <w:color w:val="1A1A1A"/>
          <w:spacing w:val="7"/>
          <w:sz w:val="21"/>
          <w:szCs w:val="21"/>
          <w:shd w:val="clear" w:fill="FFFFFF"/>
        </w:rPr>
        <w:t>Time: 07:00 PM - 07:30 PM (PKT)</w:t>
      </w:r>
    </w:p>
    <w:p w14:paraId="6FD10DF4">
      <w:pPr>
        <w:keepNext w:val="0"/>
        <w:keepLines w:val="0"/>
        <w:widowControl/>
        <w:suppressLineNumbers w:val="0"/>
        <w:pBdr>
          <w:top w:val="none" w:color="auto" w:sz="0" w:space="0"/>
          <w:left w:val="none" w:color="auto" w:sz="0" w:space="0"/>
          <w:bottom w:val="none" w:color="auto" w:sz="0" w:space="0"/>
        </w:pBdr>
        <w:shd w:val="clear" w:fill="FFFFFF"/>
        <w:spacing w:before="0" w:beforeAutospacing="0"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t>Join meeting</w:t>
      </w:r>
    </w:p>
    <w:p w14:paraId="5FC52071">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0FA047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6:59 PM</w:t>
      </w:r>
    </w:p>
    <w:p w14:paraId="760403DF">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Hello I am entering the meeting…</w:t>
      </w:r>
    </w:p>
    <w:p w14:paraId="676FB077">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Its time now</w:t>
      </w:r>
    </w:p>
    <w:p w14:paraId="6D1858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6:59 PM</w:t>
      </w:r>
    </w:p>
    <w:p w14:paraId="44D19D2C">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yes you can join</w:t>
      </w:r>
    </w:p>
    <w:p w14:paraId="260B244B">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39E6EBA5">
      <w:pPr>
        <w:pStyle w:val="6"/>
        <w:keepNext w:val="0"/>
        <w:keepLines w:val="0"/>
        <w:widowControl/>
        <w:suppressLineNumbers w:val="0"/>
        <w:spacing w:before="96" w:beforeAutospacing="0" w:after="48" w:afterAutospacing="0" w:line="264" w:lineRule="atLeast"/>
        <w:ind w:left="0" w:right="48"/>
      </w:pPr>
      <w:r>
        <w:rPr>
          <w:rStyle w:val="7"/>
          <w:rFonts w:hint="default" w:ascii="Arial" w:hAnsi="Arial" w:eastAsia="Arial" w:cs="Arial"/>
          <w:i w:val="0"/>
          <w:iCs w:val="0"/>
          <w:caps w:val="0"/>
          <w:color w:val="1A1A1A"/>
          <w:spacing w:val="7"/>
          <w:sz w:val="21"/>
          <w:szCs w:val="21"/>
          <w:shd w:val="clear" w:fill="FFFFFF"/>
        </w:rPr>
        <w:t>Georgia Nnabuihe</w:t>
      </w:r>
      <w:r>
        <w:rPr>
          <w:rFonts w:hint="default" w:ascii="Arial" w:hAnsi="Arial" w:eastAsia="Arial" w:cs="Arial"/>
          <w:i w:val="0"/>
          <w:iCs w:val="0"/>
          <w:caps w:val="0"/>
          <w:color w:val="1A1A1A"/>
          <w:spacing w:val="7"/>
          <w:sz w:val="21"/>
          <w:szCs w:val="21"/>
          <w:shd w:val="clear" w:fill="FFFFFF"/>
        </w:rPr>
        <w:t xml:space="preserve"> started an Upwork video meeting</w:t>
      </w:r>
    </w:p>
    <w:p w14:paraId="46703B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18"/>
          <w:szCs w:val="18"/>
          <w:shd w:val="clear" w:fill="FFFFFF"/>
          <w:lang w:val="en-US" w:eastAsia="zh-CN" w:bidi="ar"/>
        </w:rPr>
        <w:t>6:59 PM</w:t>
      </w:r>
    </w:p>
    <w:p w14:paraId="7EFF28FC">
      <w:pPr>
        <w:keepNext w:val="0"/>
        <w:keepLines w:val="0"/>
        <w:widowControl/>
        <w:suppressLineNumbers w:val="0"/>
        <w:pBdr>
          <w:top w:val="none" w:color="auto" w:sz="0" w:space="0"/>
          <w:left w:val="none" w:color="auto" w:sz="0" w:space="0"/>
          <w:bottom w:val="none" w:color="auto" w:sz="0" w:space="0"/>
        </w:pBdr>
        <w:shd w:val="clear" w:fill="FFFFFF"/>
        <w:spacing w:before="194" w:beforeAutospacing="0"/>
        <w:ind w:left="0" w:right="146"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drawing>
          <wp:inline distT="0" distB="0" distL="114300" distR="114300">
            <wp:extent cx="304800" cy="304800"/>
            <wp:effectExtent l="0" t="0" r="0" b="0"/>
            <wp:docPr id="28" name="Picture 31"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1" descr="IMG_28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0E39E772">
      <w:pPr>
        <w:pStyle w:val="6"/>
        <w:keepNext w:val="0"/>
        <w:keepLines w:val="0"/>
        <w:widowControl/>
        <w:suppressLineNumbers w:val="0"/>
        <w:spacing w:before="194" w:beforeAutospacing="0" w:after="96" w:afterAutospacing="0" w:line="264" w:lineRule="atLeast"/>
        <w:ind w:left="0" w:right="48"/>
      </w:pPr>
      <w:r>
        <w:rPr>
          <w:rStyle w:val="7"/>
          <w:rFonts w:hint="default" w:ascii="Arial" w:hAnsi="Arial" w:eastAsia="Arial" w:cs="Arial"/>
          <w:i w:val="0"/>
          <w:iCs w:val="0"/>
          <w:caps w:val="0"/>
          <w:color w:val="1A1A1A"/>
          <w:spacing w:val="7"/>
          <w:sz w:val="21"/>
          <w:szCs w:val="21"/>
          <w:shd w:val="clear" w:fill="FFFFFF"/>
        </w:rPr>
        <w:t>The meeting ended (duration 12:47)</w:t>
      </w:r>
    </w:p>
    <w:p w14:paraId="43703E54">
      <w:pPr>
        <w:pStyle w:val="6"/>
        <w:keepNext w:val="0"/>
        <w:keepLines w:val="0"/>
        <w:widowControl/>
        <w:suppressLineNumbers w:val="0"/>
        <w:spacing w:before="194" w:beforeAutospacing="0" w:after="96" w:afterAutospacing="0" w:line="264" w:lineRule="atLeast"/>
        <w:ind w:left="0" w:right="48"/>
      </w:pPr>
      <w:r>
        <w:rPr>
          <w:rFonts w:hint="default" w:ascii="Arial" w:hAnsi="Arial" w:eastAsia="Arial" w:cs="Arial"/>
          <w:b/>
          <w:bCs/>
          <w:i w:val="0"/>
          <w:iCs w:val="0"/>
          <w:caps w:val="0"/>
          <w:color w:val="108A00"/>
          <w:spacing w:val="7"/>
          <w:sz w:val="21"/>
          <w:szCs w:val="21"/>
          <w:u w:val="none"/>
          <w:shd w:val="clear" w:fill="FFFFFF"/>
        </w:rPr>
        <w:fldChar w:fldCharType="begin"/>
      </w:r>
      <w:r>
        <w:rPr>
          <w:rFonts w:hint="default" w:ascii="Arial" w:hAnsi="Arial" w:eastAsia="Arial" w:cs="Arial"/>
          <w:b/>
          <w:bCs/>
          <w:i w:val="0"/>
          <w:iCs w:val="0"/>
          <w:caps w:val="0"/>
          <w:color w:val="108A00"/>
          <w:spacing w:val="7"/>
          <w:sz w:val="21"/>
          <w:szCs w:val="21"/>
          <w:u w:val="none"/>
          <w:shd w:val="clear" w:fill="FFFFFF"/>
        </w:rPr>
        <w:instrText xml:space="preserve"> HYPERLINK "https://support.upwork.com/hc/en-us/articles/33768351094419" </w:instrText>
      </w:r>
      <w:r>
        <w:rPr>
          <w:rFonts w:hint="default" w:ascii="Arial" w:hAnsi="Arial" w:eastAsia="Arial" w:cs="Arial"/>
          <w:b/>
          <w:bCs/>
          <w:i w:val="0"/>
          <w:iCs w:val="0"/>
          <w:caps w:val="0"/>
          <w:color w:val="108A00"/>
          <w:spacing w:val="7"/>
          <w:sz w:val="21"/>
          <w:szCs w:val="21"/>
          <w:u w:val="none"/>
          <w:shd w:val="clear" w:fill="FFFFFF"/>
        </w:rPr>
        <w:fldChar w:fldCharType="separate"/>
      </w:r>
      <w:r>
        <w:rPr>
          <w:rStyle w:val="5"/>
          <w:rFonts w:hint="default" w:ascii="Arial" w:hAnsi="Arial" w:eastAsia="Arial" w:cs="Arial"/>
          <w:b/>
          <w:bCs/>
          <w:i w:val="0"/>
          <w:iCs w:val="0"/>
          <w:caps w:val="0"/>
          <w:color w:val="108A00"/>
          <w:spacing w:val="7"/>
          <w:sz w:val="21"/>
          <w:szCs w:val="21"/>
          <w:u w:val="none"/>
          <w:shd w:val="clear" w:fill="FFFFFF"/>
        </w:rPr>
        <w:t>How it works</w:t>
      </w:r>
      <w:r>
        <w:rPr>
          <w:rFonts w:hint="default" w:ascii="Arial" w:hAnsi="Arial" w:eastAsia="Arial" w:cs="Arial"/>
          <w:b/>
          <w:bCs/>
          <w:i w:val="0"/>
          <w:iCs w:val="0"/>
          <w:caps w:val="0"/>
          <w:color w:val="108A00"/>
          <w:spacing w:val="7"/>
          <w:sz w:val="21"/>
          <w:szCs w:val="21"/>
          <w:u w:val="none"/>
          <w:shd w:val="clear" w:fill="FFFFFF"/>
        </w:rPr>
        <w:fldChar w:fldCharType="end"/>
      </w:r>
    </w:p>
    <w:p w14:paraId="59841678">
      <w:pPr>
        <w:keepNext w:val="0"/>
        <w:keepLines w:val="0"/>
        <w:widowControl/>
        <w:suppressLineNumbers w:val="0"/>
        <w:pBdr>
          <w:top w:val="none" w:color="auto" w:sz="0" w:space="0"/>
          <w:bottom w:val="none" w:color="auto" w:sz="0" w:space="0"/>
        </w:pBdr>
        <w:shd w:val="clear" w:fill="FFFFFF"/>
        <w:spacing w:before="96" w:beforeAutospacing="0" w:after="48" w:afterAutospacing="0" w:line="264" w:lineRule="atLeast"/>
        <w:ind w:left="0" w:firstLine="0"/>
        <w:jc w:val="left"/>
        <w:rPr>
          <w:rFonts w:hint="default" w:ascii="Arial" w:hAnsi="Arial" w:eastAsia="Arial" w:cs="Arial"/>
          <w:i w:val="0"/>
          <w:iCs w:val="0"/>
          <w:caps w:val="0"/>
          <w:color w:val="656D7B"/>
          <w:spacing w:val="7"/>
          <w:sz w:val="21"/>
          <w:szCs w:val="21"/>
        </w:rPr>
      </w:pPr>
      <w:r>
        <w:rPr>
          <w:rFonts w:hint="default" w:ascii="Arial" w:hAnsi="Arial" w:eastAsia="Arial" w:cs="Arial"/>
          <w:i w:val="0"/>
          <w:iCs w:val="0"/>
          <w:caps w:val="0"/>
          <w:color w:val="656D7B"/>
          <w:spacing w:val="7"/>
          <w:kern w:val="0"/>
          <w:sz w:val="21"/>
          <w:szCs w:val="21"/>
          <w:bdr w:val="none" w:color="auto" w:sz="0" w:space="0"/>
          <w:shd w:val="clear" w:fill="FFFFFF"/>
          <w:lang w:val="en-US" w:eastAsia="zh-CN" w:bidi="ar"/>
        </w:rPr>
        <w:t>Wednesday, Sep 16</w:t>
      </w:r>
    </w:p>
    <w:p w14:paraId="165B05E0">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19F229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5:06 PM</w:t>
      </w:r>
    </w:p>
    <w:p w14:paraId="7AF585CF">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Good afternoon Imran,</w:t>
      </w:r>
    </w:p>
    <w:p w14:paraId="38FAEA2E">
      <w:pPr>
        <w:pStyle w:val="6"/>
        <w:keepNext w:val="0"/>
        <w:keepLines w:val="0"/>
        <w:widowControl/>
        <w:suppressLineNumbers w:val="0"/>
        <w:spacing w:before="96" w:beforeAutospacing="0" w:after="0" w:afterAutospacing="0" w:line="18" w:lineRule="atLeast"/>
        <w:ind w:left="0" w:right="48"/>
      </w:pPr>
    </w:p>
    <w:p w14:paraId="15AA632B">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Did you say I would hear from you within 2 hours of our meeting yesterday or did you say something else? I remember you saying you will go over somethings and it would take you about 2 hours and I said take your time. But exactly where you’re standing with getting back to me I am not sure.</w:t>
      </w:r>
    </w:p>
    <w:p w14:paraId="790A70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5:15 PM</w:t>
      </w:r>
    </w:p>
    <w:p w14:paraId="2A23EE37">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 want to take some more time to look in to eveything a bit deeply i will provide you the doc in an hour</w:t>
      </w:r>
    </w:p>
    <w:p w14:paraId="6795C6EE">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3B6BDB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5:18 PM</w:t>
      </w:r>
    </w:p>
    <w:p w14:paraId="61E96877">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Imran, you can take longer if you need to. How about you take 24 -48 more hours?</w:t>
      </w:r>
    </w:p>
    <w:p w14:paraId="4D9C8F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5:22 PM</w:t>
      </w:r>
    </w:p>
    <w:p w14:paraId="55FD3AC3">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thanks, I will send you the final doc as soon as I can</w:t>
      </w:r>
    </w:p>
    <w:p w14:paraId="1E3879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10:46 PM</w:t>
      </w:r>
    </w:p>
    <w:p w14:paraId="7662307B">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 xml:space="preserve">Hi </w:t>
      </w:r>
      <w:r>
        <w:rPr>
          <w:rFonts w:hint="default" w:ascii="Arial" w:hAnsi="Arial" w:eastAsia="Arial" w:cs="Arial"/>
          <w:i w:val="0"/>
          <w:iCs w:val="0"/>
          <w:caps w:val="0"/>
          <w:color w:val="1A1A1A"/>
          <w:spacing w:val="5"/>
          <w:sz w:val="21"/>
          <w:szCs w:val="21"/>
          <w:shd w:val="clear" w:fill="FFFFFF"/>
        </w:rPr>
        <w:t>Georgia Nnabuihe</w:t>
      </w:r>
      <w:r>
        <w:rPr>
          <w:rFonts w:hint="default" w:ascii="Arial" w:hAnsi="Arial" w:eastAsia="Arial" w:cs="Arial"/>
          <w:i w:val="0"/>
          <w:iCs w:val="0"/>
          <w:caps w:val="0"/>
          <w:color w:val="1A1A1A"/>
          <w:spacing w:val="7"/>
          <w:sz w:val="21"/>
          <w:szCs w:val="21"/>
          <w:shd w:val="clear" w:fill="FFFFFF"/>
        </w:rPr>
        <w:t>,</w:t>
      </w:r>
    </w:p>
    <w:p w14:paraId="4F0F4BB8">
      <w:pPr>
        <w:pStyle w:val="6"/>
        <w:keepNext w:val="0"/>
        <w:keepLines w:val="0"/>
        <w:widowControl/>
        <w:suppressLineNumbers w:val="0"/>
        <w:spacing w:before="96" w:beforeAutospacing="0" w:after="0" w:afterAutospacing="0" w:line="18" w:lineRule="atLeast"/>
        <w:ind w:left="0" w:right="48"/>
      </w:pPr>
    </w:p>
    <w:p w14:paraId="73BA4C34">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Thank you for your patience. Here is the blueprint and milestone plan document we discussed, covering the platform summary and how the $500 will be split across three milestones.</w:t>
      </w:r>
    </w:p>
    <w:p w14:paraId="54E14D3D">
      <w:pPr>
        <w:pStyle w:val="6"/>
        <w:keepNext w:val="0"/>
        <w:keepLines w:val="0"/>
        <w:widowControl/>
        <w:suppressLineNumbers w:val="0"/>
        <w:spacing w:before="96" w:beforeAutospacing="0" w:after="0" w:afterAutospacing="0" w:line="18" w:lineRule="atLeast"/>
        <w:ind w:left="0" w:right="48"/>
      </w:pPr>
    </w:p>
    <w:p w14:paraId="48E41923">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b/>
          <w:bCs/>
          <w:i w:val="0"/>
          <w:iCs w:val="0"/>
          <w:caps w:val="0"/>
          <w:color w:val="108A00"/>
          <w:spacing w:val="7"/>
          <w:sz w:val="21"/>
          <w:szCs w:val="21"/>
          <w:u w:val="none"/>
          <w:shd w:val="clear" w:fill="FFFFFF"/>
        </w:rPr>
        <w:fldChar w:fldCharType="begin"/>
      </w:r>
      <w:r>
        <w:rPr>
          <w:rFonts w:hint="default" w:ascii="Arial" w:hAnsi="Arial" w:eastAsia="Arial" w:cs="Arial"/>
          <w:b/>
          <w:bCs/>
          <w:i w:val="0"/>
          <w:iCs w:val="0"/>
          <w:caps w:val="0"/>
          <w:color w:val="108A00"/>
          <w:spacing w:val="7"/>
          <w:sz w:val="21"/>
          <w:szCs w:val="21"/>
          <w:u w:val="none"/>
          <w:shd w:val="clear" w:fill="FFFFFF"/>
        </w:rPr>
        <w:instrText xml:space="preserve"> HYPERLINK "https://docs.google.com/document/d/1r00o1--WrvjHLHAygXwMcZMuIshRZQ9p/edit?usp=sharing" </w:instrText>
      </w:r>
      <w:r>
        <w:rPr>
          <w:rFonts w:hint="default" w:ascii="Arial" w:hAnsi="Arial" w:eastAsia="Arial" w:cs="Arial"/>
          <w:b/>
          <w:bCs/>
          <w:i w:val="0"/>
          <w:iCs w:val="0"/>
          <w:caps w:val="0"/>
          <w:color w:val="108A00"/>
          <w:spacing w:val="7"/>
          <w:sz w:val="21"/>
          <w:szCs w:val="21"/>
          <w:u w:val="none"/>
          <w:shd w:val="clear" w:fill="FFFFFF"/>
        </w:rPr>
        <w:fldChar w:fldCharType="separate"/>
      </w:r>
      <w:r>
        <w:rPr>
          <w:rStyle w:val="5"/>
          <w:rFonts w:hint="default" w:ascii="Arial" w:hAnsi="Arial" w:eastAsia="Arial" w:cs="Arial"/>
          <w:b/>
          <w:bCs/>
          <w:i w:val="0"/>
          <w:iCs w:val="0"/>
          <w:caps w:val="0"/>
          <w:color w:val="108A00"/>
          <w:spacing w:val="7"/>
          <w:sz w:val="21"/>
          <w:szCs w:val="21"/>
          <w:u w:val="none"/>
          <w:shd w:val="clear" w:fill="FFFFFF"/>
        </w:rPr>
        <w:t>https://docs.google.com/document/d/1r00o1--WrvjHLHAygXwMcZMuIshRZQ9p/edit?usp=sharing</w:t>
      </w:r>
      <w:r>
        <w:rPr>
          <w:rFonts w:hint="default" w:ascii="Arial" w:hAnsi="Arial" w:eastAsia="Arial" w:cs="Arial"/>
          <w:b/>
          <w:bCs/>
          <w:i w:val="0"/>
          <w:iCs w:val="0"/>
          <w:caps w:val="0"/>
          <w:color w:val="108A00"/>
          <w:spacing w:val="7"/>
          <w:sz w:val="21"/>
          <w:szCs w:val="21"/>
          <w:u w:val="none"/>
          <w:shd w:val="clear" w:fill="FFFFFF"/>
        </w:rPr>
        <w:fldChar w:fldCharType="end"/>
      </w:r>
    </w:p>
    <w:p w14:paraId="580E450B">
      <w:pPr>
        <w:pStyle w:val="6"/>
        <w:keepNext w:val="0"/>
        <w:keepLines w:val="0"/>
        <w:widowControl/>
        <w:suppressLineNumbers w:val="0"/>
        <w:spacing w:before="96" w:beforeAutospacing="0" w:after="0" w:afterAutospacing="0" w:line="18" w:lineRule="atLeast"/>
        <w:ind w:left="0" w:right="48"/>
      </w:pPr>
    </w:p>
    <w:p w14:paraId="7E9DE4AA">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Please take a look, and let me know if you'd like to hop on a quick call to go over it together.</w:t>
      </w:r>
    </w:p>
    <w:p w14:paraId="53D12562">
      <w:pPr>
        <w:pStyle w:val="6"/>
        <w:keepNext w:val="0"/>
        <w:keepLines w:val="0"/>
        <w:widowControl/>
        <w:suppressLineNumbers w:val="0"/>
        <w:spacing w:before="96" w:beforeAutospacing="0" w:after="0" w:afterAutospacing="0" w:line="18" w:lineRule="atLeast"/>
        <w:ind w:left="0" w:right="48"/>
      </w:pPr>
    </w:p>
    <w:p w14:paraId="3EF3D6B1">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Respectfully,</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Imran</w:t>
      </w:r>
    </w:p>
    <w:p w14:paraId="46F20C90">
      <w:pPr>
        <w:keepNext w:val="0"/>
        <w:keepLines w:val="0"/>
        <w:widowControl/>
        <w:suppressLineNumbers w:val="0"/>
        <w:pBdr>
          <w:top w:val="none" w:color="auto" w:sz="0" w:space="0"/>
          <w:bottom w:val="none" w:color="auto" w:sz="0" w:space="0"/>
        </w:pBdr>
        <w:shd w:val="clear" w:fill="FFFFFF"/>
        <w:spacing w:before="96" w:beforeAutospacing="0" w:after="48" w:afterAutospacing="0" w:line="264" w:lineRule="atLeast"/>
        <w:ind w:left="0" w:firstLine="0"/>
        <w:jc w:val="left"/>
        <w:rPr>
          <w:rFonts w:hint="default" w:ascii="Arial" w:hAnsi="Arial" w:eastAsia="Arial" w:cs="Arial"/>
          <w:i w:val="0"/>
          <w:iCs w:val="0"/>
          <w:caps w:val="0"/>
          <w:color w:val="656D7B"/>
          <w:spacing w:val="7"/>
          <w:sz w:val="21"/>
          <w:szCs w:val="21"/>
        </w:rPr>
      </w:pPr>
      <w:r>
        <w:rPr>
          <w:rFonts w:hint="default" w:ascii="Arial" w:hAnsi="Arial" w:eastAsia="Arial" w:cs="Arial"/>
          <w:i w:val="0"/>
          <w:iCs w:val="0"/>
          <w:caps w:val="0"/>
          <w:color w:val="656D7B"/>
          <w:spacing w:val="7"/>
          <w:kern w:val="0"/>
          <w:sz w:val="21"/>
          <w:szCs w:val="21"/>
          <w:bdr w:val="none" w:color="auto" w:sz="0" w:space="0"/>
          <w:shd w:val="clear" w:fill="FFFFFF"/>
          <w:lang w:val="en-US" w:eastAsia="zh-CN" w:bidi="ar"/>
        </w:rPr>
        <w:t>Thursday, Sep 17</w:t>
      </w:r>
    </w:p>
    <w:p w14:paraId="50C8E05D">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3B4E9E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1:26 AM</w:t>
      </w:r>
    </w:p>
    <w:p w14:paraId="56DB1F29">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Hi Imran, thank you so much 😊. I will take a look at it and give you feedback over the next 24 hours.</w:t>
      </w:r>
    </w:p>
    <w:p w14:paraId="3849A2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1:41 AM</w:t>
      </w:r>
    </w:p>
    <w:p w14:paraId="7AE05058">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 xml:space="preserve">Sure </w:t>
      </w:r>
      <w:r>
        <w:rPr>
          <w:rFonts w:hint="default" w:ascii="Arial" w:hAnsi="Arial" w:eastAsia="Arial" w:cs="Arial"/>
          <w:i w:val="0"/>
          <w:iCs w:val="0"/>
          <w:caps w:val="0"/>
          <w:color w:val="1A1A1A"/>
          <w:spacing w:val="5"/>
          <w:sz w:val="21"/>
          <w:szCs w:val="21"/>
          <w:shd w:val="clear" w:fill="FFFFFF"/>
        </w:rPr>
        <w:t>Georgia Nnabuihe</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Will be waiting for your feedback.</w:t>
      </w:r>
    </w:p>
    <w:p w14:paraId="4D242090">
      <w:pPr>
        <w:keepNext w:val="0"/>
        <w:keepLines w:val="0"/>
        <w:widowControl/>
        <w:suppressLineNumbers w:val="0"/>
        <w:pBdr>
          <w:top w:val="none" w:color="auto" w:sz="0" w:space="0"/>
          <w:bottom w:val="none" w:color="auto" w:sz="0" w:space="0"/>
        </w:pBdr>
        <w:shd w:val="clear" w:fill="FFFFFF"/>
        <w:spacing w:before="96" w:beforeAutospacing="0" w:after="48" w:afterAutospacing="0" w:line="264" w:lineRule="atLeast"/>
        <w:ind w:left="0" w:firstLine="0"/>
        <w:jc w:val="left"/>
        <w:rPr>
          <w:rFonts w:hint="default" w:ascii="Arial" w:hAnsi="Arial" w:eastAsia="Arial" w:cs="Arial"/>
          <w:i w:val="0"/>
          <w:iCs w:val="0"/>
          <w:caps w:val="0"/>
          <w:color w:val="656D7B"/>
          <w:spacing w:val="7"/>
          <w:sz w:val="21"/>
          <w:szCs w:val="21"/>
        </w:rPr>
      </w:pPr>
      <w:r>
        <w:rPr>
          <w:rFonts w:hint="default" w:ascii="Arial" w:hAnsi="Arial" w:eastAsia="Arial" w:cs="Arial"/>
          <w:i w:val="0"/>
          <w:iCs w:val="0"/>
          <w:caps w:val="0"/>
          <w:color w:val="656D7B"/>
          <w:spacing w:val="7"/>
          <w:kern w:val="0"/>
          <w:sz w:val="21"/>
          <w:szCs w:val="21"/>
          <w:bdr w:val="none" w:color="auto" w:sz="0" w:space="0"/>
          <w:shd w:val="clear" w:fill="FFFFFF"/>
          <w:lang w:val="en-US" w:eastAsia="zh-CN" w:bidi="ar"/>
        </w:rPr>
        <w:t>Friday, Sep 18</w:t>
      </w:r>
    </w:p>
    <w:p w14:paraId="5ED03E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9:28 PM</w:t>
      </w:r>
    </w:p>
    <w:p w14:paraId="4090A4F5">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 xml:space="preserve">Hi </w:t>
      </w:r>
      <w:r>
        <w:rPr>
          <w:rFonts w:hint="default" w:ascii="Arial" w:hAnsi="Arial" w:eastAsia="Arial" w:cs="Arial"/>
          <w:i w:val="0"/>
          <w:iCs w:val="0"/>
          <w:caps w:val="0"/>
          <w:color w:val="1A1A1A"/>
          <w:spacing w:val="5"/>
          <w:sz w:val="21"/>
          <w:szCs w:val="21"/>
          <w:shd w:val="clear" w:fill="FFFFFF"/>
        </w:rPr>
        <w:t>Georgia Nnabuihe</w:t>
      </w:r>
      <w:r>
        <w:rPr>
          <w:rFonts w:hint="default" w:ascii="Arial" w:hAnsi="Arial" w:eastAsia="Arial" w:cs="Arial"/>
          <w:i w:val="0"/>
          <w:iCs w:val="0"/>
          <w:caps w:val="0"/>
          <w:color w:val="1A1A1A"/>
          <w:spacing w:val="7"/>
          <w:sz w:val="21"/>
          <w:szCs w:val="21"/>
          <w:shd w:val="clear" w:fill="FFFFFF"/>
        </w:rPr>
        <w:t>,</w:t>
      </w:r>
    </w:p>
    <w:p w14:paraId="0D31A22D">
      <w:pPr>
        <w:pStyle w:val="6"/>
        <w:keepNext w:val="0"/>
        <w:keepLines w:val="0"/>
        <w:widowControl/>
        <w:suppressLineNumbers w:val="0"/>
        <w:spacing w:before="96" w:beforeAutospacing="0" w:after="0" w:afterAutospacing="0" w:line="18" w:lineRule="atLeast"/>
        <w:ind w:left="0" w:right="48"/>
      </w:pPr>
    </w:p>
    <w:p w14:paraId="00EFF639">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Hope you’re doing well. Just following up to see if you had a chance to review the blueprint and milestone plan.</w:t>
      </w:r>
    </w:p>
    <w:p w14:paraId="19E8E538">
      <w:pPr>
        <w:pStyle w:val="6"/>
        <w:keepNext w:val="0"/>
        <w:keepLines w:val="0"/>
        <w:widowControl/>
        <w:suppressLineNumbers w:val="0"/>
        <w:spacing w:before="96" w:beforeAutospacing="0" w:after="0" w:afterAutospacing="0" w:line="18" w:lineRule="atLeast"/>
        <w:ind w:left="0" w:right="48"/>
      </w:pPr>
    </w:p>
    <w:p w14:paraId="13246658">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Let me know your feedback or if you’d like to discuss any changes before moving forward.</w:t>
      </w:r>
    </w:p>
    <w:p w14:paraId="4E7A630A">
      <w:pPr>
        <w:pStyle w:val="6"/>
        <w:keepNext w:val="0"/>
        <w:keepLines w:val="0"/>
        <w:widowControl/>
        <w:suppressLineNumbers w:val="0"/>
        <w:spacing w:before="96" w:beforeAutospacing="0" w:after="0" w:afterAutospacing="0" w:line="18" w:lineRule="atLeast"/>
        <w:ind w:left="0" w:right="48"/>
      </w:pPr>
    </w:p>
    <w:p w14:paraId="5CE42329">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Best,</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Imran</w:t>
      </w:r>
    </w:p>
    <w:p w14:paraId="251E8AB4">
      <w:pPr>
        <w:keepNext w:val="0"/>
        <w:keepLines w:val="0"/>
        <w:widowControl/>
        <w:suppressLineNumbers w:val="0"/>
        <w:pBdr>
          <w:top w:val="none" w:color="auto" w:sz="0" w:space="0"/>
          <w:bottom w:val="none" w:color="auto" w:sz="0" w:space="0"/>
        </w:pBdr>
        <w:shd w:val="clear" w:fill="FFFFFF"/>
        <w:spacing w:before="96" w:beforeAutospacing="0" w:after="48" w:afterAutospacing="0" w:line="264" w:lineRule="atLeast"/>
        <w:ind w:left="0" w:firstLine="0"/>
        <w:jc w:val="left"/>
        <w:rPr>
          <w:rFonts w:hint="default" w:ascii="Arial" w:hAnsi="Arial" w:eastAsia="Arial" w:cs="Arial"/>
          <w:i w:val="0"/>
          <w:iCs w:val="0"/>
          <w:caps w:val="0"/>
          <w:color w:val="656D7B"/>
          <w:spacing w:val="7"/>
          <w:sz w:val="21"/>
          <w:szCs w:val="21"/>
        </w:rPr>
      </w:pPr>
      <w:r>
        <w:rPr>
          <w:rFonts w:hint="default" w:ascii="Arial" w:hAnsi="Arial" w:eastAsia="Arial" w:cs="Arial"/>
          <w:i w:val="0"/>
          <w:iCs w:val="0"/>
          <w:caps w:val="0"/>
          <w:color w:val="656D7B"/>
          <w:spacing w:val="7"/>
          <w:kern w:val="0"/>
          <w:sz w:val="21"/>
          <w:szCs w:val="21"/>
          <w:bdr w:val="none" w:color="auto" w:sz="0" w:space="0"/>
          <w:shd w:val="clear" w:fill="FFFFFF"/>
          <w:lang w:val="en-US" w:eastAsia="zh-CN" w:bidi="ar"/>
        </w:rPr>
        <w:t>Monday, Sep 21</w:t>
      </w:r>
    </w:p>
    <w:p w14:paraId="19474D46">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7D2B84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2:48 AM</w:t>
      </w:r>
    </w:p>
    <w:p w14:paraId="00CA2537">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Hi Imran, so sorry for the delay. Today’s my birthday and my week got very busy.</w:t>
      </w:r>
    </w:p>
    <w:p w14:paraId="5AADD600">
      <w:pPr>
        <w:pStyle w:val="6"/>
        <w:keepNext w:val="0"/>
        <w:keepLines w:val="0"/>
        <w:widowControl/>
        <w:suppressLineNumbers w:val="0"/>
        <w:spacing w:before="96" w:beforeAutospacing="0" w:after="0" w:afterAutospacing="0" w:line="18" w:lineRule="atLeast"/>
        <w:ind w:left="0" w:right="48"/>
      </w:pPr>
    </w:p>
    <w:p w14:paraId="44935615">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I’m away from home and office, this is the reason for my delay.</w:t>
      </w:r>
    </w:p>
    <w:p w14:paraId="664F2EFB">
      <w:pPr>
        <w:pStyle w:val="6"/>
        <w:keepNext w:val="0"/>
        <w:keepLines w:val="0"/>
        <w:widowControl/>
        <w:suppressLineNumbers w:val="0"/>
        <w:spacing w:before="96" w:beforeAutospacing="0" w:after="0" w:afterAutospacing="0" w:line="18" w:lineRule="atLeast"/>
        <w:ind w:left="0" w:right="48"/>
      </w:pPr>
    </w:p>
    <w:p w14:paraId="45B6B45F">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 browsed the document and everything looked fine but I want to look at it closer when I get back to the office on Tuesday. My sincere apologies. The week slipped away because I got really busy. I genuinely appreciate your patience.</w:t>
      </w:r>
    </w:p>
    <w:p w14:paraId="4AAA4D9C">
      <w:pPr>
        <w:pStyle w:val="6"/>
        <w:keepNext w:val="0"/>
        <w:keepLines w:val="0"/>
        <w:widowControl/>
        <w:suppressLineNumbers w:val="0"/>
        <w:spacing w:before="96" w:beforeAutospacing="0" w:after="0" w:afterAutospacing="0" w:line="18" w:lineRule="atLeast"/>
        <w:ind w:left="0" w:right="48"/>
      </w:pPr>
    </w:p>
    <w:p w14:paraId="42152170">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w:t>
      </w:r>
    </w:p>
    <w:p w14:paraId="297D06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1:02 PM</w:t>
      </w:r>
    </w:p>
    <w:p w14:paraId="48FE1983">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Hi Georgia, hope you had a wonderful birthday and a great week! Just wanted to follow up and see if you’ve had a chance to review the document in more detail. Whenever you get a moment, I’d really appreciate your feedback. Thank you!</w:t>
      </w:r>
    </w:p>
    <w:p w14:paraId="276C1731">
      <w:pPr>
        <w:keepNext w:val="0"/>
        <w:keepLines w:val="0"/>
        <w:widowControl/>
        <w:suppressLineNumbers w:val="0"/>
        <w:pBdr>
          <w:top w:val="none" w:color="auto" w:sz="0" w:space="0"/>
          <w:bottom w:val="none" w:color="auto" w:sz="0" w:space="0"/>
        </w:pBdr>
        <w:shd w:val="clear" w:fill="FFFFFF"/>
        <w:spacing w:before="96" w:beforeAutospacing="0" w:after="48" w:afterAutospacing="0" w:line="264" w:lineRule="atLeast"/>
        <w:ind w:left="0" w:firstLine="0"/>
        <w:jc w:val="left"/>
        <w:rPr>
          <w:rFonts w:hint="default" w:ascii="Arial" w:hAnsi="Arial" w:eastAsia="Arial" w:cs="Arial"/>
          <w:i w:val="0"/>
          <w:iCs w:val="0"/>
          <w:caps w:val="0"/>
          <w:color w:val="656D7B"/>
          <w:spacing w:val="7"/>
          <w:sz w:val="21"/>
          <w:szCs w:val="21"/>
        </w:rPr>
      </w:pPr>
      <w:r>
        <w:rPr>
          <w:rFonts w:hint="default" w:ascii="Arial" w:hAnsi="Arial" w:eastAsia="Arial" w:cs="Arial"/>
          <w:i w:val="0"/>
          <w:iCs w:val="0"/>
          <w:caps w:val="0"/>
          <w:color w:val="656D7B"/>
          <w:spacing w:val="7"/>
          <w:kern w:val="0"/>
          <w:sz w:val="21"/>
          <w:szCs w:val="21"/>
          <w:bdr w:val="none" w:color="auto" w:sz="0" w:space="0"/>
          <w:shd w:val="clear" w:fill="FFFFFF"/>
          <w:lang w:val="en-US" w:eastAsia="zh-CN" w:bidi="ar"/>
        </w:rPr>
        <w:t>Tuesday, Sep 22</w:t>
      </w:r>
    </w:p>
    <w:p w14:paraId="7A241F44">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41C463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6:21 PM</w:t>
      </w:r>
    </w:p>
    <w:p w14:paraId="56667AC4">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Hi Imran, you will hear from me sometime today. Thanks</w:t>
      </w:r>
    </w:p>
    <w:p w14:paraId="1F3A91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6:31 PM</w:t>
      </w:r>
    </w:p>
    <w:p w14:paraId="4D34DCC2">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Hi, sounds good. Thank you for the update. I’ll keep an eye out for your message.</w:t>
      </w:r>
    </w:p>
    <w:p w14:paraId="58144CEA">
      <w:pPr>
        <w:keepNext w:val="0"/>
        <w:keepLines w:val="0"/>
        <w:widowControl/>
        <w:suppressLineNumbers w:val="0"/>
        <w:pBdr>
          <w:top w:val="none" w:color="auto" w:sz="0" w:space="0"/>
          <w:bottom w:val="none" w:color="auto" w:sz="0" w:space="0"/>
        </w:pBdr>
        <w:shd w:val="clear" w:fill="FFFFFF"/>
        <w:spacing w:before="96" w:beforeAutospacing="0" w:after="48" w:afterAutospacing="0" w:line="264" w:lineRule="atLeast"/>
        <w:ind w:left="0" w:firstLine="0"/>
        <w:jc w:val="left"/>
        <w:rPr>
          <w:rFonts w:hint="default" w:ascii="Arial" w:hAnsi="Arial" w:eastAsia="Arial" w:cs="Arial"/>
          <w:i w:val="0"/>
          <w:iCs w:val="0"/>
          <w:caps w:val="0"/>
          <w:color w:val="656D7B"/>
          <w:spacing w:val="7"/>
          <w:sz w:val="21"/>
          <w:szCs w:val="21"/>
        </w:rPr>
      </w:pPr>
      <w:r>
        <w:rPr>
          <w:rFonts w:hint="default" w:ascii="Arial" w:hAnsi="Arial" w:eastAsia="Arial" w:cs="Arial"/>
          <w:i w:val="0"/>
          <w:iCs w:val="0"/>
          <w:caps w:val="0"/>
          <w:color w:val="656D7B"/>
          <w:spacing w:val="7"/>
          <w:kern w:val="0"/>
          <w:sz w:val="21"/>
          <w:szCs w:val="21"/>
          <w:bdr w:val="none" w:color="auto" w:sz="0" w:space="0"/>
          <w:shd w:val="clear" w:fill="FFFFFF"/>
          <w:lang w:val="en-US" w:eastAsia="zh-CN" w:bidi="ar"/>
        </w:rPr>
        <w:t>Wednesday, Sep 23</w:t>
      </w:r>
    </w:p>
    <w:p w14:paraId="54F7C12A">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2298D1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1:40 AM</w:t>
      </w:r>
    </w:p>
    <w:p w14:paraId="2D204806">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Imran, I didn’t see “Invite Mercy” page and for some reason I don’t see any of the Website pages I sent you here in our conversation that needs to go to the website.</w:t>
      </w:r>
    </w:p>
    <w:p w14:paraId="30856A3B">
      <w:pPr>
        <w:pStyle w:val="6"/>
        <w:keepNext w:val="0"/>
        <w:keepLines w:val="0"/>
        <w:widowControl/>
        <w:suppressLineNumbers w:val="0"/>
        <w:spacing w:before="96" w:beforeAutospacing="0" w:after="0" w:afterAutospacing="0" w:line="18" w:lineRule="atLeast"/>
        <w:ind w:left="0" w:right="48"/>
      </w:pPr>
    </w:p>
    <w:p w14:paraId="7C35B661">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 am feeling confused about that. Do you have the pages I sent you?</w:t>
      </w:r>
    </w:p>
    <w:p w14:paraId="6E444B2C">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Imran, please remember to add on About “Invite Mercy to Speak.” I don’t see it in the document you sent me. I might be overlooking it.</w:t>
      </w:r>
    </w:p>
    <w:p w14:paraId="75657AD3">
      <w:pPr>
        <w:pStyle w:val="6"/>
        <w:keepNext w:val="0"/>
        <w:keepLines w:val="0"/>
        <w:widowControl/>
        <w:suppressLineNumbers w:val="0"/>
        <w:spacing w:before="0" w:beforeAutospacing="0" w:after="0" w:afterAutospacing="0" w:line="18" w:lineRule="atLeast"/>
        <w:ind w:left="0" w:right="48"/>
      </w:pPr>
    </w:p>
    <w:p w14:paraId="4B0D831F">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Thank you</w:t>
      </w:r>
    </w:p>
    <w:p w14:paraId="392C4FDA">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Please explain what happens after you complete the work; I am wondering about what happens if I need something revised or edited because it didn’t come out as expected or isn’t working correctly? Will you offer professional assistance or help? What will that look like?</w:t>
      </w:r>
    </w:p>
    <w:p w14:paraId="0534D132">
      <w:pPr>
        <w:pStyle w:val="6"/>
        <w:keepNext w:val="0"/>
        <w:keepLines w:val="0"/>
        <w:widowControl/>
        <w:suppressLineNumbers w:val="0"/>
        <w:spacing w:before="0" w:beforeAutospacing="0" w:after="0" w:afterAutospacing="0" w:line="18" w:lineRule="atLeast"/>
        <w:ind w:left="0" w:right="48"/>
      </w:pPr>
    </w:p>
    <w:p w14:paraId="636BA96E">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Thank you</w:t>
      </w:r>
    </w:p>
    <w:p w14:paraId="25825D13">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6131B0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2:16 AM</w:t>
      </w:r>
    </w:p>
    <w:p w14:paraId="0F8E3D32">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Hello Imran, please see my feedback here…</w:t>
      </w:r>
    </w:p>
    <w:p w14:paraId="4DD4A2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ind w:left="0" w:right="48" w:firstLine="0"/>
        <w:jc w:val="left"/>
        <w:rPr>
          <w:rFonts w:hint="default" w:ascii="Arial" w:hAnsi="Arial" w:eastAsia="Arial" w:cs="Arial"/>
          <w:i w:val="0"/>
          <w:iCs w:val="0"/>
          <w:caps w:val="0"/>
          <w:color w:val="1A1A1A"/>
          <w:spacing w:val="7"/>
          <w:sz w:val="18"/>
          <w:szCs w:val="18"/>
        </w:rPr>
      </w:pPr>
      <w:r>
        <w:rPr>
          <w:rFonts w:hint="default" w:ascii="Arial" w:hAnsi="Arial" w:eastAsia="Arial" w:cs="Arial"/>
          <w:i w:val="0"/>
          <w:iCs w:val="0"/>
          <w:caps w:val="0"/>
          <w:color w:val="1A1A1A"/>
          <w:spacing w:val="7"/>
          <w:kern w:val="0"/>
          <w:sz w:val="18"/>
          <w:szCs w:val="18"/>
          <w:bdr w:val="none" w:color="auto" w:sz="0" w:space="0"/>
          <w:shd w:val="clear" w:fill="FFFFFF"/>
          <w:lang w:val="en-US" w:eastAsia="zh-CN" w:bidi="ar"/>
        </w:rPr>
        <w:t xml:space="preserve">ShininChristProjectImran.docx </w:t>
      </w:r>
    </w:p>
    <w:p w14:paraId="086673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instrText xml:space="preserve"> HYPERLINK "https://www.upwork.com/ab/messages/att/1725f440-8f0b-4942-a9e7-d48ce2a2d5ef" </w:instrTex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i w:val="0"/>
          <w:iCs w:val="0"/>
          <w:caps w:val="0"/>
          <w:color w:val="1A1A1A"/>
          <w:spacing w:val="7"/>
          <w:sz w:val="21"/>
          <w:szCs w:val="21"/>
          <w:u w:val="none"/>
          <w:shd w:val="clear" w:fill="FFFFFF"/>
        </w:rPr>
        <w:t>ShininChristProjectImran.docx</w: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end"/>
      </w:r>
    </w:p>
    <w:p w14:paraId="47D67452">
      <w:pPr>
        <w:keepNext w:val="0"/>
        <w:keepLines w:val="0"/>
        <w:widowControl/>
        <w:suppressLineNumbers w:val="0"/>
        <w:pBdr>
          <w:top w:val="none" w:color="auto" w:sz="0" w:space="0"/>
          <w:left w:val="none" w:color="auto" w:sz="0" w:space="0"/>
          <w:bottom w:val="none" w:color="auto" w:sz="0" w:space="0"/>
        </w:pBdr>
        <w:shd w:val="clear" w:fill="FFFFFF"/>
        <w:spacing w:before="96" w:beforeAutospacing="0"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42 kB</w:t>
      </w:r>
    </w:p>
    <w:p w14:paraId="1D325295">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343E53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2:26 AM</w:t>
      </w:r>
    </w:p>
    <w:p w14:paraId="37CE3DA2">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Imran, I was able to see all the pages I sent you afterall. I was having connection issues…</w:t>
      </w:r>
    </w:p>
    <w:p w14:paraId="51E4EA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5:57 PM</w:t>
      </w:r>
    </w:p>
    <w:p w14:paraId="5915CE98">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Hi Georgia,</w:t>
      </w:r>
    </w:p>
    <w:p w14:paraId="3004CA79">
      <w:pPr>
        <w:pStyle w:val="6"/>
        <w:keepNext w:val="0"/>
        <w:keepLines w:val="0"/>
        <w:widowControl/>
        <w:suppressLineNumbers w:val="0"/>
        <w:spacing w:before="96" w:beforeAutospacing="0" w:after="0" w:afterAutospacing="0" w:line="18" w:lineRule="atLeast"/>
        <w:ind w:left="0" w:right="48"/>
      </w:pPr>
    </w:p>
    <w:p w14:paraId="2E65515B">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Thank you for the detailed feedback, and I'm glad the pages came through. Yes, I have all the website pages you sent.</w:t>
      </w:r>
    </w:p>
    <w:p w14:paraId="50F477C2">
      <w:pPr>
        <w:pStyle w:val="6"/>
        <w:keepNext w:val="0"/>
        <w:keepLines w:val="0"/>
        <w:widowControl/>
        <w:suppressLineNumbers w:val="0"/>
        <w:spacing w:before="96" w:beforeAutospacing="0" w:after="0" w:afterAutospacing="0" w:line="18" w:lineRule="atLeast"/>
        <w:ind w:left="0" w:right="48"/>
      </w:pPr>
    </w:p>
    <w:p w14:paraId="4CA0DE4D">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Invite Mercy to Speak: Thank you for catching that. I'll add "Invite Mercy to Speak" under the About menu so it's clearly part of the site structure.</w:t>
      </w:r>
    </w:p>
    <w:p w14:paraId="49BAF92A">
      <w:pPr>
        <w:pStyle w:val="6"/>
        <w:keepNext w:val="0"/>
        <w:keepLines w:val="0"/>
        <w:widowControl/>
        <w:suppressLineNumbers w:val="0"/>
        <w:spacing w:before="96" w:beforeAutospacing="0" w:after="0" w:afterAutospacing="0" w:line="18" w:lineRule="atLeast"/>
        <w:ind w:left="0" w:right="48"/>
      </w:pPr>
    </w:p>
    <w:p w14:paraId="3DA50D5A">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What happens after the work is complete:</w:t>
      </w:r>
    </w:p>
    <w:p w14:paraId="763711AB">
      <w:pPr>
        <w:pStyle w:val="6"/>
        <w:keepNext w:val="0"/>
        <w:keepLines w:val="0"/>
        <w:widowControl/>
        <w:suppressLineNumbers w:val="0"/>
        <w:spacing w:before="96" w:beforeAutospacing="0" w:after="0" w:afterAutospacing="0" w:line="18" w:lineRule="atLeast"/>
        <w:ind w:left="0" w:right="48"/>
      </w:pPr>
    </w:p>
    <w:p w14:paraId="521FC09F">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1. Review before approval: Each milestone is delivered to a preview site first, so you can test everything before it goes live. If something doesn't look or work as expected, I'll fix it before you approve the milestone.</w:t>
      </w:r>
    </w:p>
    <w:p w14:paraId="574470D7">
      <w:pPr>
        <w:pStyle w:val="6"/>
        <w:keepNext w:val="0"/>
        <w:keepLines w:val="0"/>
        <w:widowControl/>
        <w:suppressLineNumbers w:val="0"/>
        <w:spacing w:before="96" w:beforeAutospacing="0" w:after="0" w:afterAutospacing="0" w:line="18" w:lineRule="atLeast"/>
        <w:ind w:left="0" w:right="48"/>
      </w:pPr>
    </w:p>
    <w:p w14:paraId="6730A37C">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2. Support after launch: After the final handover, I'll provide 14 days of free bug fixes. If anything that was built doesn't work correctly, I'll fix it at no extra cost.</w:t>
      </w:r>
    </w:p>
    <w:p w14:paraId="0645DF2C">
      <w:pPr>
        <w:pStyle w:val="6"/>
        <w:keepNext w:val="0"/>
        <w:keepLines w:val="0"/>
        <w:widowControl/>
        <w:suppressLineNumbers w:val="0"/>
        <w:spacing w:before="96" w:beforeAutospacing="0" w:after="0" w:afterAutospacing="0" w:line="18" w:lineRule="atLeast"/>
        <w:ind w:left="0" w:right="48"/>
      </w:pPr>
    </w:p>
    <w:p w14:paraId="7CB26338">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3. Ongoing help: After that, I'm happy to continue supporting you with updates, edits, or new features. We can agree on those separately as they come up, so you're never left without help.</w:t>
      </w:r>
    </w:p>
    <w:p w14:paraId="6F7D0C76">
      <w:pPr>
        <w:pStyle w:val="6"/>
        <w:keepNext w:val="0"/>
        <w:keepLines w:val="0"/>
        <w:widowControl/>
        <w:suppressLineNumbers w:val="0"/>
        <w:spacing w:before="96" w:beforeAutospacing="0" w:after="0" w:afterAutospacing="0" w:line="18" w:lineRule="atLeast"/>
        <w:ind w:left="0" w:right="48"/>
      </w:pPr>
    </w:p>
    <w:p w14:paraId="570F3F41">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4. Handover: You'll also receive the source code, admin access, account access, and documentation, so ShininChrist always has full control of the platform.</w:t>
      </w:r>
    </w:p>
    <w:p w14:paraId="79F1FA5A">
      <w:pPr>
        <w:pStyle w:val="6"/>
        <w:keepNext w:val="0"/>
        <w:keepLines w:val="0"/>
        <w:widowControl/>
        <w:suppressLineNumbers w:val="0"/>
        <w:spacing w:before="96" w:beforeAutospacing="0" w:after="0" w:afterAutospacing="0" w:line="18" w:lineRule="atLeast"/>
        <w:ind w:left="0" w:right="48"/>
      </w:pPr>
    </w:p>
    <w:p w14:paraId="34E4AEDD">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Scope clarification document: I'm going through it carefully against the blueprint and milestone plan. I'll send you a written confirmation shortly. Where an item needs a simpler launch version to fit the current budget and timeline, I'll point it out clearly with the alternative, so nothing important is missed or left unclear.</w:t>
      </w:r>
    </w:p>
    <w:p w14:paraId="31A60401">
      <w:pPr>
        <w:pStyle w:val="6"/>
        <w:keepNext w:val="0"/>
        <w:keepLines w:val="0"/>
        <w:widowControl/>
        <w:suppressLineNumbers w:val="0"/>
        <w:spacing w:before="96" w:beforeAutospacing="0" w:after="0" w:afterAutospacing="0" w:line="18" w:lineRule="atLeast"/>
        <w:ind w:left="0" w:right="48"/>
      </w:pPr>
    </w:p>
    <w:p w14:paraId="2FBC4B76">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Thank you again for being so thorough. It really helps us get this right.</w:t>
      </w:r>
    </w:p>
    <w:p w14:paraId="56009DCD">
      <w:pPr>
        <w:pStyle w:val="6"/>
        <w:keepNext w:val="0"/>
        <w:keepLines w:val="0"/>
        <w:widowControl/>
        <w:suppressLineNumbers w:val="0"/>
        <w:spacing w:before="96" w:beforeAutospacing="0" w:after="0" w:afterAutospacing="0" w:line="18" w:lineRule="atLeast"/>
        <w:ind w:left="0" w:right="48"/>
      </w:pPr>
    </w:p>
    <w:p w14:paraId="2FEE0A0C">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Best regards,</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Imran</w:t>
      </w:r>
    </w:p>
    <w:p w14:paraId="103A4C94">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338C52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6:04 PM</w:t>
      </w:r>
    </w:p>
    <w:p w14:paraId="2662A0D8">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Awesome, thanks Imran.</w:t>
      </w:r>
    </w:p>
    <w:p w14:paraId="7F464E33">
      <w:pPr>
        <w:keepNext w:val="0"/>
        <w:keepLines w:val="0"/>
        <w:widowControl/>
        <w:suppressLineNumbers w:val="0"/>
        <w:pBdr>
          <w:top w:val="none" w:color="auto" w:sz="0" w:space="0"/>
          <w:bottom w:val="none" w:color="auto" w:sz="0" w:space="0"/>
        </w:pBdr>
        <w:shd w:val="clear" w:fill="FFFFFF"/>
        <w:spacing w:before="96" w:beforeAutospacing="0" w:after="48" w:afterAutospacing="0" w:line="264" w:lineRule="atLeast"/>
        <w:ind w:left="0" w:firstLine="0"/>
        <w:jc w:val="left"/>
        <w:rPr>
          <w:rFonts w:hint="default" w:ascii="Arial" w:hAnsi="Arial" w:eastAsia="Arial" w:cs="Arial"/>
          <w:i w:val="0"/>
          <w:iCs w:val="0"/>
          <w:caps w:val="0"/>
          <w:color w:val="656D7B"/>
          <w:spacing w:val="7"/>
          <w:sz w:val="21"/>
          <w:szCs w:val="21"/>
        </w:rPr>
      </w:pPr>
      <w:r>
        <w:rPr>
          <w:rFonts w:hint="default" w:ascii="Arial" w:hAnsi="Arial" w:eastAsia="Arial" w:cs="Arial"/>
          <w:i w:val="0"/>
          <w:iCs w:val="0"/>
          <w:caps w:val="0"/>
          <w:color w:val="656D7B"/>
          <w:spacing w:val="7"/>
          <w:kern w:val="0"/>
          <w:sz w:val="21"/>
          <w:szCs w:val="21"/>
          <w:bdr w:val="none" w:color="auto" w:sz="0" w:space="0"/>
          <w:shd w:val="clear" w:fill="FFFFFF"/>
          <w:lang w:val="en-US" w:eastAsia="zh-CN" w:bidi="ar"/>
        </w:rPr>
        <w:t>Friday, Sep 25</w:t>
      </w:r>
    </w:p>
    <w:p w14:paraId="6BB6CB1B">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55F30F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2:41 PM</w:t>
      </w:r>
    </w:p>
    <w:p w14:paraId="4E4E8DA3">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Imran, it’s important that we get started no later than Wednesday next week on this project please. I need us to sort out the proposal in the upwork system so I can fund the account by Tuesday afternoon. This is critical at this juncture for me that we move forward. I don’t want us to go beyond Tuesday next week. Thank you.</w:t>
      </w:r>
    </w:p>
    <w:p w14:paraId="7C98DE7C">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2E4D4E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3:06 PM</w:t>
      </w:r>
    </w:p>
    <w:p w14:paraId="4CAC4FEA">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w:t>
      </w:r>
    </w:p>
    <w:p w14:paraId="0F0429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5:14 PM</w:t>
      </w:r>
    </w:p>
    <w:p w14:paraId="1EEB50A3">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Hello Georgia,</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Thank you for your message. I completely understand the urgency, and I am ready to begin on Wednesday, September 30.</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Below are the full contract details so you can set everything up by Tuesday afternoon. I have written out each milestone clearly so we are fully aligned on what is included, what will be delivered, and when.</w:t>
      </w:r>
    </w:p>
    <w:p w14:paraId="4B458F7D">
      <w:pPr>
        <w:pStyle w:val="6"/>
        <w:keepNext w:val="0"/>
        <w:keepLines w:val="0"/>
        <w:widowControl/>
        <w:suppressLineNumbers w:val="0"/>
        <w:spacing w:before="96" w:beforeAutospacing="0" w:after="0" w:afterAutospacing="0" w:line="18" w:lineRule="atLeast"/>
        <w:ind w:left="0" w:right="48"/>
      </w:pPr>
    </w:p>
    <w:p w14:paraId="74C19C72">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HOW TO SET UP THE CONTRACT</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Please select "Hire" from our conversation or from my proposal on your job post. Choose Fixed Price with milestones, and enter the details below. You only need to fund Milestone 1 to start. Each later milestone is funded after you review and approve the previous one.</w:t>
      </w:r>
    </w:p>
    <w:p w14:paraId="017E3796">
      <w:pPr>
        <w:pStyle w:val="6"/>
        <w:keepNext w:val="0"/>
        <w:keepLines w:val="0"/>
        <w:widowControl/>
        <w:suppressLineNumbers w:val="0"/>
        <w:spacing w:before="96" w:beforeAutospacing="0" w:after="0" w:afterAutospacing="0" w:line="18" w:lineRule="atLeast"/>
        <w:ind w:left="0" w:right="48"/>
      </w:pPr>
    </w:p>
    <w:p w14:paraId="24DD8CA4">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Contract title: ShininChrist Platform Build (Next.js, Vercel, Paystack)</w:t>
      </w:r>
    </w:p>
    <w:p w14:paraId="41EFDE50">
      <w:pPr>
        <w:pStyle w:val="6"/>
        <w:keepNext w:val="0"/>
        <w:keepLines w:val="0"/>
        <w:widowControl/>
        <w:suppressLineNumbers w:val="0"/>
        <w:spacing w:before="96" w:beforeAutospacing="0" w:after="0" w:afterAutospacing="0" w:line="18" w:lineRule="atLeast"/>
        <w:ind w:left="0" w:right="48"/>
      </w:pPr>
    </w:p>
    <w:p w14:paraId="5D199CD7">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MILESTONE 1: Core Platform &amp; Member Onboarding ($200), due October 14, 2026</w:t>
      </w:r>
    </w:p>
    <w:p w14:paraId="019DC3DA">
      <w:pPr>
        <w:pStyle w:val="6"/>
        <w:keepNext w:val="0"/>
        <w:keepLines w:val="0"/>
        <w:widowControl/>
        <w:suppressLineNumbers w:val="0"/>
        <w:spacing w:before="96" w:beforeAutospacing="0" w:after="0" w:afterAutospacing="0" w:line="18" w:lineRule="atLeast"/>
        <w:ind w:left="0" w:right="48"/>
      </w:pPr>
    </w:p>
    <w:p w14:paraId="2CCB9E53">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 Public website with the seven main menus (Home, Chapters, Academy, Daily, Library, Serve, Give), their dropdown pages, and the footer, built from the mockups and text you provided</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About section, including "Invite Mercy to Speak" with an editable photo and text</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Google/Gmail sign-in with secure sessions, "log out of all devices," and admin session control</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Member onboarding: registration form, YouTube subscription proof (screenshot upload with admin approval), and the WhatsApp link as a fallback</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Automatic Member ID with country prefixes (e.g., SC-NG-0000128)</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Member Dashboard showing the sections relevant to each member's role</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Chapter selection (Men's, Women's, Youth)</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Uniform request form (country, size, quantity, delivery type, address) with Paystack payment in Naira, order status tracking, and email receipts</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Give page with one-time donations through Paystack</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Library with free downloads and optional "give what you can" contributions, including zero</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Admin panel for members, roles, uniform orders, payments, and site content</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SEO basics and full mobile responsiveness</w:t>
      </w:r>
    </w:p>
    <w:p w14:paraId="65846CBF">
      <w:pPr>
        <w:pStyle w:val="6"/>
        <w:keepNext w:val="0"/>
        <w:keepLines w:val="0"/>
        <w:widowControl/>
        <w:suppressLineNumbers w:val="0"/>
        <w:spacing w:before="96" w:beforeAutospacing="0" w:after="0" w:afterAutospacing="0" w:line="18" w:lineRule="atLeast"/>
        <w:ind w:left="0" w:right="48"/>
      </w:pPr>
    </w:p>
    <w:p w14:paraId="19AB99AF">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MILESTONE 2: Academy &amp; Teacher Management ($150), due October 28, 2026</w:t>
      </w:r>
    </w:p>
    <w:p w14:paraId="0ED13A5B">
      <w:pPr>
        <w:pStyle w:val="6"/>
        <w:keepNext w:val="0"/>
        <w:keepLines w:val="0"/>
        <w:widowControl/>
        <w:suppressLineNumbers w:val="0"/>
        <w:spacing w:before="96" w:beforeAutospacing="0" w:after="0" w:afterAutospacing="0" w:line="18" w:lineRule="atLeast"/>
        <w:ind w:left="0" w:right="48"/>
      </w:pPr>
    </w:p>
    <w:p w14:paraId="5E3EC4E2">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 Academy pages: Fields of Learning, Assessments, Courses, Teachers, Learner Support, and Join Academy</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Teacher application form with CV and cover letter upload, stored privately</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Admin review to approve or decline applications, with email notifications</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Course and lesson creation controlled by ShininChrist admin only (teachers cannot publish on their own)</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Teacher assignment to approved courses, with a teacher dashboard limited to their assigned courses</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Lesson submission by teachers, then admin approval, then publishing</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Learner enrollment and course access</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Secure video lessons through an external video provider, with no download links</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Live class links (Zoom or Google Meet) with scheduling</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Attendance recording and learner progress tracking</w:t>
      </w:r>
    </w:p>
    <w:p w14:paraId="09035631">
      <w:pPr>
        <w:pStyle w:val="6"/>
        <w:keepNext w:val="0"/>
        <w:keepLines w:val="0"/>
        <w:widowControl/>
        <w:suppressLineNumbers w:val="0"/>
        <w:spacing w:before="96" w:beforeAutospacing="0" w:after="0" w:afterAutospacing="0" w:line="18" w:lineRule="atLeast"/>
        <w:ind w:left="0" w:right="48"/>
      </w:pPr>
    </w:p>
    <w:p w14:paraId="550FD643">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MILESTONE 3: Events, Benefits &amp; Official Launch ($150), due November 6, 2026</w:t>
      </w:r>
    </w:p>
    <w:p w14:paraId="5ACBAC43">
      <w:pPr>
        <w:pStyle w:val="6"/>
        <w:keepNext w:val="0"/>
        <w:keepLines w:val="0"/>
        <w:widowControl/>
        <w:suppressLineNumbers w:val="0"/>
        <w:spacing w:before="96" w:beforeAutospacing="0" w:after="0" w:afterAutospacing="0" w:line="18" w:lineRule="atLeast"/>
        <w:ind w:left="0" w:right="48"/>
      </w:pPr>
    </w:p>
    <w:p w14:paraId="52C6239D">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 Events and conferences managed by admin and shown on member dashboards</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Serve page volunteer applications with admin review</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Recurring donations through Paystack</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Scholarship/benefit application form with admin approval and status updates</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Record of important admin actions (audit log)</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Admin reports with export for members, donations, and uniform orders</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Final testing, fixes, and launch on the ShininChrist domain</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Handover of source code, admin access, account access, and a short admin guide</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- 14 days of free bug fixes after launch</w:t>
      </w:r>
    </w:p>
    <w:p w14:paraId="408B73CF">
      <w:pPr>
        <w:pStyle w:val="6"/>
        <w:keepNext w:val="0"/>
        <w:keepLines w:val="0"/>
        <w:widowControl/>
        <w:suppressLineNumbers w:val="0"/>
        <w:spacing w:before="96" w:beforeAutospacing="0" w:after="0" w:afterAutospacing="0" w:line="18" w:lineRule="atLeast"/>
        <w:ind w:left="0" w:right="48"/>
      </w:pPr>
    </w:p>
    <w:p w14:paraId="275F1981">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FOR A LATER PHASE (not included in this contract)</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To deliver a strong, stable launch within the $500 budget and timeline, the following items are planned for a later phase and can be discussed separately whenever ShininChrist is ready:</w:t>
      </w:r>
    </w:p>
    <w:p w14:paraId="2D4490C3">
      <w:pPr>
        <w:pStyle w:val="6"/>
        <w:keepNext w:val="0"/>
        <w:keepLines w:val="0"/>
        <w:widowControl/>
        <w:suppressLineNumbers w:val="0"/>
        <w:spacing w:before="96" w:beforeAutospacing="0" w:after="0" w:afterAutospacing="0" w:line="18" w:lineRule="atLeast"/>
        <w:ind w:left="0" w:right="48"/>
      </w:pPr>
    </w:p>
    <w:p w14:paraId="26D720B7">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 Automatic YouTube subscription verification. At launch, members will upload a screenshot and your team will approve it from the admin panel.</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Live streaming hosted directly on the website. At launch, live classes will run through Zoom or Google Meet links inside the platform.</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Advanced benefit eligibility rules, full C.A.R.E. assistance workflows, and Ministry Hub features</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Quizzes, certificates, and exam systems</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Additional payment providers</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Writing new content or design work beyond the mockups provided</w:t>
      </w:r>
    </w:p>
    <w:p w14:paraId="7FE64801">
      <w:pPr>
        <w:pStyle w:val="6"/>
        <w:keepNext w:val="0"/>
        <w:keepLines w:val="0"/>
        <w:widowControl/>
        <w:suppressLineNumbers w:val="0"/>
        <w:spacing w:before="96" w:beforeAutospacing="0" w:after="0" w:afterAutospacing="0" w:line="18" w:lineRule="atLeast"/>
        <w:ind w:left="0" w:right="48"/>
      </w:pPr>
    </w:p>
    <w:p w14:paraId="1E758968">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Please note that this project is a mobile-friendly website, which will work smoothly on phones and tablets through the browser. A separate mobile app (App Store or Google Play) is not part of this project or its later phases.</w:t>
      </w:r>
    </w:p>
    <w:p w14:paraId="68403C1D">
      <w:pPr>
        <w:pStyle w:val="6"/>
        <w:keepNext w:val="0"/>
        <w:keepLines w:val="0"/>
        <w:widowControl/>
        <w:suppressLineNumbers w:val="0"/>
        <w:spacing w:before="96" w:beforeAutospacing="0" w:after="0" w:afterAutospacing="0" w:line="18" w:lineRule="atLeast"/>
        <w:ind w:left="0" w:right="48"/>
      </w:pPr>
    </w:p>
    <w:p w14:paraId="0946C678">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Third-party services such as video hosting, email sending, and the domain are paid directly from ShininChrist's own accounts, so you always keep full ownership and control.</w:t>
      </w:r>
    </w:p>
    <w:p w14:paraId="19C594E5">
      <w:pPr>
        <w:pStyle w:val="6"/>
        <w:keepNext w:val="0"/>
        <w:keepLines w:val="0"/>
        <w:widowControl/>
        <w:suppressLineNumbers w:val="0"/>
        <w:spacing w:before="96" w:beforeAutospacing="0" w:after="0" w:afterAutospacing="0" w:line="18" w:lineRule="atLeast"/>
        <w:ind w:left="0" w:right="48"/>
      </w:pPr>
    </w:p>
    <w:p w14:paraId="00243554">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HOW REVIEWS WORK</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Each milestone will be delivered to a private preview link so you can test everything before it goes live. If anything does not look or work as expected, I will fix it before you approve the milestone.</w:t>
      </w:r>
    </w:p>
    <w:p w14:paraId="7F5F5C77">
      <w:pPr>
        <w:pStyle w:val="6"/>
        <w:keepNext w:val="0"/>
        <w:keepLines w:val="0"/>
        <w:widowControl/>
        <w:suppressLineNumbers w:val="0"/>
        <w:spacing w:before="96" w:beforeAutospacing="0" w:after="0" w:afterAutospacing="0" w:line="18" w:lineRule="atLeast"/>
        <w:ind w:left="0" w:right="48"/>
      </w:pPr>
    </w:p>
    <w:p w14:paraId="2B23D2BD">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ACCOUNTS NEEDED</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For Milestone 1, I will need access to a Paystack account, the domain login. I will guide you step by step on how to invite me to each one. For security, you will enter your live Paystack keys yourself, so they are never shared in messages. I will send the list for Milestones 2 and 3 as we reach them.</w:t>
      </w:r>
    </w:p>
    <w:p w14:paraId="0E427F66">
      <w:pPr>
        <w:pStyle w:val="6"/>
        <w:keepNext w:val="0"/>
        <w:keepLines w:val="0"/>
        <w:widowControl/>
        <w:suppressLineNumbers w:val="0"/>
        <w:spacing w:before="96" w:beforeAutospacing="0" w:after="0" w:afterAutospacing="0" w:line="18" w:lineRule="atLeast"/>
        <w:ind w:left="0" w:right="48"/>
      </w:pPr>
    </w:p>
    <w:p w14:paraId="074E35DC">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Could you please review this and confirm that you are happy with the scope and dates? Once you confirm, you can set up the contract and fund Milestone 1, and I will begin on Wednesday, September 30.</w:t>
      </w:r>
    </w:p>
    <w:p w14:paraId="2C305789">
      <w:pPr>
        <w:pStyle w:val="6"/>
        <w:keepNext w:val="0"/>
        <w:keepLines w:val="0"/>
        <w:widowControl/>
        <w:suppressLineNumbers w:val="0"/>
        <w:spacing w:before="96" w:beforeAutospacing="0" w:after="0" w:afterAutospacing="0" w:line="18" w:lineRule="atLeast"/>
        <w:ind w:left="0" w:right="48"/>
      </w:pPr>
    </w:p>
    <w:p w14:paraId="4A3E6899">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If you would like, I am also happy to walk through this with you on a short call before Tuesday.</w:t>
      </w:r>
    </w:p>
    <w:p w14:paraId="07B2FB96">
      <w:pPr>
        <w:pStyle w:val="6"/>
        <w:keepNext w:val="0"/>
        <w:keepLines w:val="0"/>
        <w:widowControl/>
        <w:suppressLineNumbers w:val="0"/>
        <w:spacing w:before="96" w:beforeAutospacing="0" w:after="0" w:afterAutospacing="0" w:line="18" w:lineRule="atLeast"/>
        <w:ind w:left="0" w:right="48"/>
      </w:pPr>
    </w:p>
    <w:p w14:paraId="4BB3557F">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Thank you again for trusting me with this important work for ShininChrist.</w:t>
      </w:r>
    </w:p>
    <w:p w14:paraId="377C5677">
      <w:pPr>
        <w:pStyle w:val="6"/>
        <w:keepNext w:val="0"/>
        <w:keepLines w:val="0"/>
        <w:widowControl/>
        <w:suppressLineNumbers w:val="0"/>
        <w:spacing w:before="96" w:beforeAutospacing="0" w:after="0" w:afterAutospacing="0" w:line="18" w:lineRule="atLeast"/>
        <w:ind w:left="0" w:right="48"/>
      </w:pPr>
    </w:p>
    <w:p w14:paraId="40B6F42D">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Respectfully,</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Imran</w:t>
      </w:r>
    </w:p>
    <w:p w14:paraId="43E1716C">
      <w:pPr>
        <w:keepNext w:val="0"/>
        <w:keepLines w:val="0"/>
        <w:widowControl/>
        <w:suppressLineNumbers w:val="0"/>
        <w:pBdr>
          <w:top w:val="none" w:color="auto" w:sz="0" w:space="0"/>
          <w:left w:val="none" w:color="auto" w:sz="0" w:space="0"/>
          <w:bottom w:val="none" w:color="auto" w:sz="0" w:space="0"/>
          <w:right w:val="none" w:color="auto" w:sz="0" w:space="0"/>
        </w:pBdr>
        <w:shd w:val="clear" w:fill="FDEDED"/>
        <w:spacing w:before="12" w:beforeAutospacing="0"/>
        <w:ind w:left="0" w:right="48" w:firstLine="0"/>
        <w:jc w:val="left"/>
        <w:rPr>
          <w:rFonts w:hint="default" w:ascii="Arial" w:hAnsi="Arial" w:eastAsia="Arial" w:cs="Arial"/>
          <w:i w:val="0"/>
          <w:iCs w:val="0"/>
          <w:caps w:val="0"/>
          <w:color w:val="1A1A1A"/>
          <w:spacing w:val="7"/>
          <w:sz w:val="18"/>
          <w:szCs w:val="18"/>
        </w:rPr>
      </w:pPr>
      <w:r>
        <w:rPr>
          <w:rFonts w:hint="default" w:ascii="Arial" w:hAnsi="Arial" w:eastAsia="Arial" w:cs="Arial"/>
          <w:i w:val="0"/>
          <w:iCs w:val="0"/>
          <w:caps w:val="0"/>
          <w:color w:val="1A1A1A"/>
          <w:spacing w:val="7"/>
          <w:kern w:val="0"/>
          <w:sz w:val="18"/>
          <w:szCs w:val="18"/>
          <w:bdr w:val="none" w:color="auto" w:sz="0" w:space="0"/>
          <w:shd w:val="clear" w:fill="FDEDED"/>
          <w:lang w:val="en-US" w:eastAsia="zh-CN" w:bidi="ar"/>
        </w:rPr>
        <w:t>Message Blocked</w:t>
      </w:r>
    </w:p>
    <w:p w14:paraId="50CD00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line="173" w:lineRule="atLeast"/>
        <w:ind w:left="0" w:right="48" w:firstLine="0"/>
        <w:jc w:val="left"/>
        <w:rPr>
          <w:rFonts w:hint="default" w:ascii="Arial" w:hAnsi="Arial" w:eastAsia="Arial" w:cs="Arial"/>
          <w:i w:val="0"/>
          <w:iCs w:val="0"/>
          <w:caps w:val="0"/>
          <w:color w:val="1A1A1A"/>
          <w:spacing w:val="6"/>
          <w:sz w:val="18"/>
          <w:szCs w:val="18"/>
        </w:rPr>
      </w:pPr>
      <w:r>
        <w:rPr>
          <w:rFonts w:hint="default" w:ascii="Arial" w:hAnsi="Arial" w:eastAsia="Arial" w:cs="Arial"/>
          <w:i w:val="0"/>
          <w:iCs w:val="0"/>
          <w:caps w:val="0"/>
          <w:color w:val="1A1A1A"/>
          <w:spacing w:val="6"/>
          <w:kern w:val="0"/>
          <w:sz w:val="18"/>
          <w:szCs w:val="18"/>
          <w:bdr w:val="none" w:color="auto" w:sz="0" w:space="0"/>
          <w:shd w:val="clear" w:fill="FFFFFF"/>
          <w:lang w:val="en-US" w:eastAsia="zh-CN" w:bidi="ar"/>
        </w:rPr>
        <w:t xml:space="preserve">We didn't send this message because it includes a reference to another messaging platform. You can only share this after a contract starts. </w:t>
      </w:r>
      <w:r>
        <w:rPr>
          <w:rFonts w:hint="default" w:ascii="Arial" w:hAnsi="Arial" w:eastAsia="Arial" w:cs="Arial"/>
          <w:i w:val="0"/>
          <w:iCs w:val="0"/>
          <w:caps w:val="0"/>
          <w:color w:val="1A1A1A"/>
          <w:spacing w:val="6"/>
          <w:kern w:val="0"/>
          <w:sz w:val="18"/>
          <w:szCs w:val="18"/>
          <w:u w:val="single"/>
          <w:bdr w:val="none" w:color="auto" w:sz="0" w:space="0"/>
          <w:shd w:val="clear" w:fill="FFFFFF"/>
          <w:lang w:val="en-US" w:eastAsia="zh-CN" w:bidi="ar"/>
        </w:rPr>
        <w:fldChar w:fldCharType="begin"/>
      </w:r>
      <w:r>
        <w:rPr>
          <w:rFonts w:hint="default" w:ascii="Arial" w:hAnsi="Arial" w:eastAsia="Arial" w:cs="Arial"/>
          <w:i w:val="0"/>
          <w:iCs w:val="0"/>
          <w:caps w:val="0"/>
          <w:color w:val="1A1A1A"/>
          <w:spacing w:val="6"/>
          <w:kern w:val="0"/>
          <w:sz w:val="18"/>
          <w:szCs w:val="18"/>
          <w:u w:val="single"/>
          <w:bdr w:val="none" w:color="auto" w:sz="0" w:space="0"/>
          <w:shd w:val="clear" w:fill="FFFFFF"/>
          <w:lang w:val="en-US" w:eastAsia="zh-CN" w:bidi="ar"/>
        </w:rPr>
        <w:instrText xml:space="preserve"> HYPERLINK "https://www.upwork.com/legal" \l "NONCIRCUMVENTION:~:text=using the Site.-,7.2 COMMUNICATING THROUGH THE SITE; NOT SHARING CONTACT DETAILS,-Prior to entering" </w:instrText>
      </w:r>
      <w:r>
        <w:rPr>
          <w:rFonts w:hint="default" w:ascii="Arial" w:hAnsi="Arial" w:eastAsia="Arial" w:cs="Arial"/>
          <w:i w:val="0"/>
          <w:iCs w:val="0"/>
          <w:caps w:val="0"/>
          <w:color w:val="1A1A1A"/>
          <w:spacing w:val="6"/>
          <w:kern w:val="0"/>
          <w:sz w:val="18"/>
          <w:szCs w:val="18"/>
          <w:u w:val="single"/>
          <w:bdr w:val="none" w:color="auto" w:sz="0" w:space="0"/>
          <w:shd w:val="clear" w:fill="FFFFFF"/>
          <w:lang w:val="en-US" w:eastAsia="zh-CN" w:bidi="ar"/>
        </w:rPr>
        <w:fldChar w:fldCharType="separate"/>
      </w:r>
      <w:r>
        <w:rPr>
          <w:rStyle w:val="5"/>
          <w:rFonts w:hint="default" w:ascii="Arial" w:hAnsi="Arial" w:eastAsia="Arial" w:cs="Arial"/>
          <w:i w:val="0"/>
          <w:iCs w:val="0"/>
          <w:caps w:val="0"/>
          <w:color w:val="1A1A1A"/>
          <w:spacing w:val="6"/>
          <w:sz w:val="18"/>
          <w:szCs w:val="18"/>
          <w:u w:val="single"/>
          <w:bdr w:val="none" w:color="auto" w:sz="0" w:space="0"/>
          <w:shd w:val="clear" w:fill="FFFFFF"/>
        </w:rPr>
        <w:t>Review our policy</w:t>
      </w:r>
      <w:r>
        <w:rPr>
          <w:rFonts w:hint="default" w:ascii="Arial" w:hAnsi="Arial" w:eastAsia="Arial" w:cs="Arial"/>
          <w:i w:val="0"/>
          <w:iCs w:val="0"/>
          <w:caps w:val="0"/>
          <w:color w:val="1A1A1A"/>
          <w:spacing w:val="6"/>
          <w:kern w:val="0"/>
          <w:sz w:val="18"/>
          <w:szCs w:val="18"/>
          <w:u w:val="single"/>
          <w:bdr w:val="none" w:color="auto" w:sz="0" w:space="0"/>
          <w:shd w:val="clear" w:fill="FFFFFF"/>
          <w:lang w:val="en-US" w:eastAsia="zh-CN" w:bidi="ar"/>
        </w:rPr>
        <w:fldChar w:fldCharType="end"/>
      </w:r>
      <w:r>
        <w:rPr>
          <w:rFonts w:hint="default" w:ascii="Arial" w:hAnsi="Arial" w:eastAsia="Arial" w:cs="Arial"/>
          <w:i w:val="0"/>
          <w:iCs w:val="0"/>
          <w:caps w:val="0"/>
          <w:color w:val="1A1A1A"/>
          <w:spacing w:val="6"/>
          <w:kern w:val="0"/>
          <w:sz w:val="18"/>
          <w:szCs w:val="18"/>
          <w:bdr w:val="none" w:color="auto" w:sz="0" w:space="0"/>
          <w:shd w:val="clear" w:fill="FFFFFF"/>
          <w:lang w:val="en-US" w:eastAsia="zh-CN" w:bidi="ar"/>
        </w:rPr>
        <w:t xml:space="preserve"> for details.</w:t>
      </w:r>
    </w:p>
    <w:p w14:paraId="4AA9353A">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Hello Georgia,</w:t>
      </w:r>
    </w:p>
    <w:p w14:paraId="21B16D8F">
      <w:pPr>
        <w:pStyle w:val="6"/>
        <w:keepNext w:val="0"/>
        <w:keepLines w:val="0"/>
        <w:widowControl/>
        <w:suppressLineNumbers w:val="0"/>
        <w:spacing w:before="0" w:beforeAutospacing="0" w:after="0" w:afterAutospacing="0" w:line="18" w:lineRule="atLeast"/>
        <w:ind w:left="0" w:right="48"/>
      </w:pPr>
    </w:p>
    <w:p w14:paraId="6316F3B8">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Thank you for your message. I completely understand the urgency, and I am ready to begin on Wednesday, September 30.</w:t>
      </w:r>
    </w:p>
    <w:p w14:paraId="55AE13B3">
      <w:pPr>
        <w:pStyle w:val="6"/>
        <w:keepNext w:val="0"/>
        <w:keepLines w:val="0"/>
        <w:widowControl/>
        <w:suppressLineNumbers w:val="0"/>
        <w:spacing w:before="0" w:beforeAutospacing="0" w:after="0" w:afterAutospacing="0" w:line="18" w:lineRule="atLeast"/>
        <w:ind w:left="0" w:right="48"/>
      </w:pPr>
    </w:p>
    <w:p w14:paraId="24385F9B">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Below are the full contract details so you can set everything up by Tuesday afternoon. I have written out each milestone clearly so we are fully aligned on what is included, what will be delivered, and when.</w:t>
      </w:r>
    </w:p>
    <w:p w14:paraId="5A2C87B6">
      <w:pPr>
        <w:pStyle w:val="6"/>
        <w:keepNext w:val="0"/>
        <w:keepLines w:val="0"/>
        <w:widowControl/>
        <w:suppressLineNumbers w:val="0"/>
        <w:spacing w:before="0" w:beforeAutospacing="0" w:after="0" w:afterAutospacing="0" w:line="18" w:lineRule="atLeast"/>
        <w:ind w:left="0" w:right="48"/>
      </w:pPr>
    </w:p>
    <w:p w14:paraId="46A4CD0B">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HOW TO SET UP THE CONTRACT</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Please select "Hire" from our conversation or from my proposal on your job post. Choose Fixed Price with milestones, and enter the details below. You only need to fund Milestone 1 to start. Each later milestone is funded after you review and approve the previous one.</w:t>
      </w:r>
    </w:p>
    <w:p w14:paraId="309D0EB1">
      <w:pPr>
        <w:pStyle w:val="6"/>
        <w:keepNext w:val="0"/>
        <w:keepLines w:val="0"/>
        <w:widowControl/>
        <w:suppressLineNumbers w:val="0"/>
        <w:spacing w:before="0" w:beforeAutospacing="0" w:after="0" w:afterAutospacing="0" w:line="18" w:lineRule="atLeast"/>
        <w:ind w:left="0" w:right="48"/>
      </w:pPr>
    </w:p>
    <w:p w14:paraId="6994654A">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Contract title: ShininChrist Platform Build (Next.js, Vercel, Paystack)</w:t>
      </w:r>
    </w:p>
    <w:p w14:paraId="1FD991F0">
      <w:pPr>
        <w:pStyle w:val="6"/>
        <w:keepNext w:val="0"/>
        <w:keepLines w:val="0"/>
        <w:widowControl/>
        <w:suppressLineNumbers w:val="0"/>
        <w:spacing w:before="0" w:beforeAutospacing="0" w:after="0" w:afterAutospacing="0" w:line="18" w:lineRule="atLeast"/>
        <w:ind w:left="0" w:right="48"/>
      </w:pPr>
    </w:p>
    <w:p w14:paraId="7C5E5F69">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MILESTONE 1: Core Platform &amp; Member Onboarding ($200), due October 14, 2026</w:t>
      </w:r>
    </w:p>
    <w:p w14:paraId="6CAEB157">
      <w:pPr>
        <w:pStyle w:val="6"/>
        <w:keepNext w:val="0"/>
        <w:keepLines w:val="0"/>
        <w:widowControl/>
        <w:suppressLineNumbers w:val="0"/>
        <w:spacing w:before="0" w:beforeAutospacing="0" w:after="0" w:afterAutospacing="0" w:line="18" w:lineRule="atLeast"/>
        <w:ind w:left="0" w:right="48"/>
      </w:pPr>
    </w:p>
    <w:p w14:paraId="281FFC8C">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 Public website with the seven main menus (Home, Chapters, Academy, Daily, Library, Serve, Give), their dropdown pages, and the footer, built from the mockups and text you provided</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About section, including "Invite Mercy to Speak" with an editable photo and text</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Google account sign-in with secure sessions, "log out of all devices," and admin session control</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Member onboarding: registration form, YouTube subscription proof (screenshot upload with admin approval), and the ministry's fallback contact link as described in the Blueprint</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Automatic Member ID with country prefixes (e.g., SC-NG-0000128)</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Member Dashboard showing the sections relevant to each member's role</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Chapter selection (Men's, Women's, Youth)</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Uniform request form (country, size, quantity, delivery type, address) with Paystack payment in Naira, order status tracking, and email receipts</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Give page with one-time donations through Paystack</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Library with free downloads and optional "give what you can" contributions, including zero</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Admin panel for members, roles, uniform orders, payments, and site content</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SEO basics and full mobile responsiveness</w:t>
      </w:r>
    </w:p>
    <w:p w14:paraId="1AF13ACD">
      <w:pPr>
        <w:pStyle w:val="6"/>
        <w:keepNext w:val="0"/>
        <w:keepLines w:val="0"/>
        <w:widowControl/>
        <w:suppressLineNumbers w:val="0"/>
        <w:spacing w:before="0" w:beforeAutospacing="0" w:after="0" w:afterAutospacing="0" w:line="18" w:lineRule="atLeast"/>
        <w:ind w:left="0" w:right="48"/>
      </w:pPr>
    </w:p>
    <w:p w14:paraId="6653B91C">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MILESTONE 2: Academy &amp; Teacher Management ($150), due October 28, 2026</w:t>
      </w:r>
    </w:p>
    <w:p w14:paraId="1E1C0791">
      <w:pPr>
        <w:pStyle w:val="6"/>
        <w:keepNext w:val="0"/>
        <w:keepLines w:val="0"/>
        <w:widowControl/>
        <w:suppressLineNumbers w:val="0"/>
        <w:spacing w:before="0" w:beforeAutospacing="0" w:after="0" w:afterAutospacing="0" w:line="18" w:lineRule="atLeast"/>
        <w:ind w:left="0" w:right="48"/>
      </w:pPr>
    </w:p>
    <w:p w14:paraId="10ABA689">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 Academy pages: Fields of Learning, Assessments, Courses, Teachers, Learner Support, and Join Academy</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Teacher application form with CV and cover letter upload, stored privately</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Admin review to approve or decline applications, with email notifications</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Course and lesson creation controlled by ShininChrist admin only (teachers cannot publish on their own)</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Teacher assignment to approved courses, with a teacher dashboard limited to their assigned courses</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Lesson submission by teachers, then admin approval, then publishing</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Learner enrollment and course access</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Secure video lessons through an external video provider, with no download links</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Live class links (external video meeting links) with scheduling</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Attendance recording and learner progress tracking</w:t>
      </w:r>
    </w:p>
    <w:p w14:paraId="7B2D9553">
      <w:pPr>
        <w:pStyle w:val="6"/>
        <w:keepNext w:val="0"/>
        <w:keepLines w:val="0"/>
        <w:widowControl/>
        <w:suppressLineNumbers w:val="0"/>
        <w:spacing w:before="0" w:beforeAutospacing="0" w:after="0" w:afterAutospacing="0" w:line="18" w:lineRule="atLeast"/>
        <w:ind w:left="0" w:right="48"/>
      </w:pPr>
    </w:p>
    <w:p w14:paraId="3484651A">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MILESTONE 3: Events, Benefits &amp; Official Launch ($150), due November 6, 2026</w:t>
      </w:r>
    </w:p>
    <w:p w14:paraId="59C5F4CA">
      <w:pPr>
        <w:pStyle w:val="6"/>
        <w:keepNext w:val="0"/>
        <w:keepLines w:val="0"/>
        <w:widowControl/>
        <w:suppressLineNumbers w:val="0"/>
        <w:spacing w:before="0" w:beforeAutospacing="0" w:after="0" w:afterAutospacing="0" w:line="18" w:lineRule="atLeast"/>
        <w:ind w:left="0" w:right="48"/>
      </w:pPr>
    </w:p>
    <w:p w14:paraId="443E9112">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 Events and conferences managed by admin and shown on member dashboards</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Serve page volunteer applications with admin review</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Recurring donations through Paystack</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Scholarship/benefit application form with admin approval and status updates</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Record of important admin actions (audit log)</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Admin reports with export for members, donations, and uniform orders</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Final testing, fixes, and launch on the ShininChrist domain</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Handover of source code, admin access, account access, and a short admin guide</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- 14 days of free bug fixes after launch</w:t>
      </w:r>
    </w:p>
    <w:p w14:paraId="487C5356">
      <w:pPr>
        <w:pStyle w:val="6"/>
        <w:keepNext w:val="0"/>
        <w:keepLines w:val="0"/>
        <w:widowControl/>
        <w:suppressLineNumbers w:val="0"/>
        <w:spacing w:before="0" w:beforeAutospacing="0" w:after="0" w:afterAutospacing="0" w:line="18" w:lineRule="atLeast"/>
        <w:ind w:left="0" w:right="48"/>
      </w:pPr>
    </w:p>
    <w:p w14:paraId="6CB883C5">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FOR A LATER PHASE (not included in this contract)</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To deliver a strong, stable launch within the $500 budget and timeline, the following items are planned for a later phase and can be discussed separately whenever ShininChrist is ready:</w:t>
      </w:r>
    </w:p>
    <w:p w14:paraId="52494C26">
      <w:pPr>
        <w:pStyle w:val="6"/>
        <w:keepNext w:val="0"/>
        <w:keepLines w:val="0"/>
        <w:widowControl/>
        <w:suppressLineNumbers w:val="0"/>
        <w:spacing w:before="0" w:beforeAutospacing="0" w:after="0" w:afterAutospacing="0" w:line="18" w:lineRule="atLeast"/>
        <w:ind w:left="0" w:right="48"/>
      </w:pPr>
    </w:p>
    <w:p w14:paraId="5FF01A57">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 Automatic YouTube subscription verification. At launch, members will upload a screenshot and your team will approve it from the admin panel.</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Live streaming hosted directly on the website. At launch, live classes will run through external video meeting links inside the platform.</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Advanced benefit eligibility rules, full C.A.R.E. assistance workflows, and Ministry Hub features</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Quizzes, certificates, and exam systems</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Additional payment providers</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 Writing new content or design work beyond the mockups provided</w:t>
      </w:r>
    </w:p>
    <w:p w14:paraId="35EC4B4C">
      <w:pPr>
        <w:pStyle w:val="6"/>
        <w:keepNext w:val="0"/>
        <w:keepLines w:val="0"/>
        <w:widowControl/>
        <w:suppressLineNumbers w:val="0"/>
        <w:spacing w:before="0" w:beforeAutospacing="0" w:after="0" w:afterAutospacing="0" w:line="18" w:lineRule="atLeast"/>
        <w:ind w:left="0" w:right="48"/>
      </w:pPr>
    </w:p>
    <w:p w14:paraId="09C7E094">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Please note that this project is a mobile-friendly website, which will work smoothly on phones and tablets through the browser. A separate mobile app (App Store or Google Play) is not part of this project or its later phases.</w:t>
      </w:r>
    </w:p>
    <w:p w14:paraId="10611FF1">
      <w:pPr>
        <w:pStyle w:val="6"/>
        <w:keepNext w:val="0"/>
        <w:keepLines w:val="0"/>
        <w:widowControl/>
        <w:suppressLineNumbers w:val="0"/>
        <w:spacing w:before="0" w:beforeAutospacing="0" w:after="0" w:afterAutospacing="0" w:line="18" w:lineRule="atLeast"/>
        <w:ind w:left="0" w:right="48"/>
      </w:pPr>
    </w:p>
    <w:p w14:paraId="59427CD6">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Third-party services such as video hosting, email sending, and the domain are paid directly from ShininChrist's own accounts, so you always keep full ownership and control.</w:t>
      </w:r>
    </w:p>
    <w:p w14:paraId="30114686">
      <w:pPr>
        <w:pStyle w:val="6"/>
        <w:keepNext w:val="0"/>
        <w:keepLines w:val="0"/>
        <w:widowControl/>
        <w:suppressLineNumbers w:val="0"/>
        <w:spacing w:before="0" w:beforeAutospacing="0" w:after="0" w:afterAutospacing="0" w:line="18" w:lineRule="atLeast"/>
        <w:ind w:left="0" w:right="48"/>
      </w:pPr>
    </w:p>
    <w:p w14:paraId="653B09AB">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HOW REVIEWS WORK</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Each milestone will be delivered to a private preview link so you can test everything before it goes live. If anything does not look or work as expected, I will fix it before you approve the milestone.</w:t>
      </w:r>
    </w:p>
    <w:p w14:paraId="28881884">
      <w:pPr>
        <w:pStyle w:val="6"/>
        <w:keepNext w:val="0"/>
        <w:keepLines w:val="0"/>
        <w:widowControl/>
        <w:suppressLineNumbers w:val="0"/>
        <w:spacing w:before="0" w:beforeAutospacing="0" w:after="0" w:afterAutospacing="0" w:line="18" w:lineRule="atLeast"/>
        <w:ind w:left="0" w:right="48"/>
      </w:pPr>
    </w:p>
    <w:p w14:paraId="30F2614D">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ACCOUNTS NEEDED</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For Milestone 1, I will need access to a Paystack account and the domain login. I will guide you step by step on how to invite me to each one. For security, you will enter your live Paystack keys yourself, so they are never shared in messages. I will send the list for Milestones 2 and 3 as we reach them.</w:t>
      </w:r>
    </w:p>
    <w:p w14:paraId="36671A04">
      <w:pPr>
        <w:pStyle w:val="6"/>
        <w:keepNext w:val="0"/>
        <w:keepLines w:val="0"/>
        <w:widowControl/>
        <w:suppressLineNumbers w:val="0"/>
        <w:spacing w:before="0" w:beforeAutospacing="0" w:after="0" w:afterAutospacing="0" w:line="18" w:lineRule="atLeast"/>
        <w:ind w:left="0" w:right="48"/>
      </w:pPr>
    </w:p>
    <w:p w14:paraId="2A223D12">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Could you please review this and confirm that you are happy with the scope and dates? Once you confirm, you can set up the contract and fund Milestone 1, and I will begin on Wednesday, September 30.</w:t>
      </w:r>
    </w:p>
    <w:p w14:paraId="029A3616">
      <w:pPr>
        <w:pStyle w:val="6"/>
        <w:keepNext w:val="0"/>
        <w:keepLines w:val="0"/>
        <w:widowControl/>
        <w:suppressLineNumbers w:val="0"/>
        <w:spacing w:before="0" w:beforeAutospacing="0" w:after="0" w:afterAutospacing="0" w:line="18" w:lineRule="atLeast"/>
        <w:ind w:left="0" w:right="48"/>
      </w:pPr>
    </w:p>
    <w:p w14:paraId="7AB4F57B">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If you would like, I am also happy to walk through this with you on a short call before Tuesday.</w:t>
      </w:r>
    </w:p>
    <w:p w14:paraId="162C997A">
      <w:pPr>
        <w:pStyle w:val="6"/>
        <w:keepNext w:val="0"/>
        <w:keepLines w:val="0"/>
        <w:widowControl/>
        <w:suppressLineNumbers w:val="0"/>
        <w:spacing w:before="0" w:beforeAutospacing="0" w:after="0" w:afterAutospacing="0" w:line="18" w:lineRule="atLeast"/>
        <w:ind w:left="0" w:right="48"/>
      </w:pPr>
    </w:p>
    <w:p w14:paraId="43C760AB">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Thank you again for trusting me with this important work for ShininChrist.</w:t>
      </w:r>
    </w:p>
    <w:p w14:paraId="12435E41">
      <w:pPr>
        <w:pStyle w:val="6"/>
        <w:keepNext w:val="0"/>
        <w:keepLines w:val="0"/>
        <w:widowControl/>
        <w:suppressLineNumbers w:val="0"/>
        <w:spacing w:before="0" w:beforeAutospacing="0" w:after="0" w:afterAutospacing="0" w:line="18" w:lineRule="atLeast"/>
        <w:ind w:left="0" w:right="48"/>
      </w:pPr>
    </w:p>
    <w:p w14:paraId="3A8E835A">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Respectfully,</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Imran</w:t>
      </w:r>
    </w:p>
    <w:p w14:paraId="15A746DD">
      <w:pPr>
        <w:keepNext w:val="0"/>
        <w:keepLines w:val="0"/>
        <w:widowControl/>
        <w:suppressLineNumbers w:val="0"/>
        <w:pBdr>
          <w:top w:val="none" w:color="auto" w:sz="0" w:space="0"/>
          <w:left w:val="none" w:color="auto" w:sz="0" w:space="0"/>
          <w:bottom w:val="none" w:color="auto" w:sz="0" w:space="0"/>
          <w:right w:val="none" w:color="auto" w:sz="0" w:space="0"/>
        </w:pBdr>
        <w:shd w:val="clear" w:fill="FFFCEB"/>
        <w:spacing w:before="12" w:beforeAutospacing="0"/>
        <w:ind w:left="0" w:right="48" w:firstLine="0"/>
        <w:jc w:val="left"/>
        <w:rPr>
          <w:rFonts w:hint="default" w:ascii="Arial" w:hAnsi="Arial" w:eastAsia="Arial" w:cs="Arial"/>
          <w:i w:val="0"/>
          <w:iCs w:val="0"/>
          <w:caps w:val="0"/>
          <w:color w:val="1A1A1A"/>
          <w:spacing w:val="7"/>
          <w:sz w:val="18"/>
          <w:szCs w:val="18"/>
        </w:rPr>
      </w:pPr>
      <w:r>
        <w:rPr>
          <w:rFonts w:hint="default" w:ascii="Arial" w:hAnsi="Arial" w:eastAsia="Arial" w:cs="Arial"/>
          <w:i w:val="0"/>
          <w:iCs w:val="0"/>
          <w:caps w:val="0"/>
          <w:color w:val="1A1A1A"/>
          <w:spacing w:val="7"/>
          <w:kern w:val="0"/>
          <w:sz w:val="18"/>
          <w:szCs w:val="18"/>
          <w:bdr w:val="none" w:color="auto" w:sz="0" w:space="0"/>
          <w:shd w:val="clear" w:fill="FFFCEB"/>
          <w:lang w:val="en-US" w:eastAsia="zh-CN" w:bidi="ar"/>
        </w:rPr>
        <w:t>Policy Reminder</w:t>
      </w:r>
    </w:p>
    <w:p w14:paraId="56C673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73" w:lineRule="atLeast"/>
        <w:ind w:left="0" w:right="48" w:firstLine="0"/>
        <w:jc w:val="left"/>
        <w:rPr>
          <w:rFonts w:hint="default" w:ascii="Arial" w:hAnsi="Arial" w:eastAsia="Arial" w:cs="Arial"/>
          <w:i w:val="0"/>
          <w:iCs w:val="0"/>
          <w:caps w:val="0"/>
          <w:color w:val="1A1A1A"/>
          <w:spacing w:val="6"/>
          <w:sz w:val="18"/>
          <w:szCs w:val="18"/>
        </w:rPr>
      </w:pPr>
      <w:r>
        <w:rPr>
          <w:rFonts w:hint="default" w:ascii="Arial" w:hAnsi="Arial" w:eastAsia="Arial" w:cs="Arial"/>
          <w:i w:val="0"/>
          <w:iCs w:val="0"/>
          <w:caps w:val="0"/>
          <w:color w:val="1A1A1A"/>
          <w:spacing w:val="6"/>
          <w:kern w:val="0"/>
          <w:sz w:val="18"/>
          <w:szCs w:val="18"/>
          <w:bdr w:val="none" w:color="auto" w:sz="0" w:space="0"/>
          <w:shd w:val="clear" w:fill="FFFFFF"/>
          <w:lang w:val="en-US" w:eastAsia="zh-CN" w:bidi="ar"/>
        </w:rPr>
        <w:t xml:space="preserve">Paying outside of Upwork violates our </w:t>
      </w:r>
      <w:r>
        <w:rPr>
          <w:rFonts w:hint="default" w:ascii="Arial" w:hAnsi="Arial" w:eastAsia="Arial" w:cs="Arial"/>
          <w:i w:val="0"/>
          <w:iCs w:val="0"/>
          <w:caps w:val="0"/>
          <w:color w:val="1A1A1A"/>
          <w:spacing w:val="6"/>
          <w:kern w:val="0"/>
          <w:sz w:val="18"/>
          <w:szCs w:val="18"/>
          <w:u w:val="single"/>
          <w:bdr w:val="none" w:color="auto" w:sz="0" w:space="0"/>
          <w:shd w:val="clear" w:fill="FFFCEB"/>
          <w:lang w:val="en-US" w:eastAsia="zh-CN" w:bidi="ar"/>
        </w:rPr>
        <w:fldChar w:fldCharType="begin"/>
      </w:r>
      <w:r>
        <w:rPr>
          <w:rFonts w:hint="default" w:ascii="Arial" w:hAnsi="Arial" w:eastAsia="Arial" w:cs="Arial"/>
          <w:i w:val="0"/>
          <w:iCs w:val="0"/>
          <w:caps w:val="0"/>
          <w:color w:val="1A1A1A"/>
          <w:spacing w:val="6"/>
          <w:kern w:val="0"/>
          <w:sz w:val="18"/>
          <w:szCs w:val="18"/>
          <w:u w:val="single"/>
          <w:bdr w:val="none" w:color="auto" w:sz="0" w:space="0"/>
          <w:shd w:val="clear" w:fill="FFFCEB"/>
          <w:lang w:val="en-US" w:eastAsia="zh-CN" w:bidi="ar"/>
        </w:rPr>
        <w:instrText xml:space="preserve"> HYPERLINK "https://www.upwork.com/legal" \l "NONCIRCUMVENTION:~:text=of your Account.-,7.1 MAKING PAYMENTS THROUGH UPWORK,-You agree to" </w:instrText>
      </w:r>
      <w:r>
        <w:rPr>
          <w:rFonts w:hint="default" w:ascii="Arial" w:hAnsi="Arial" w:eastAsia="Arial" w:cs="Arial"/>
          <w:i w:val="0"/>
          <w:iCs w:val="0"/>
          <w:caps w:val="0"/>
          <w:color w:val="1A1A1A"/>
          <w:spacing w:val="6"/>
          <w:kern w:val="0"/>
          <w:sz w:val="18"/>
          <w:szCs w:val="18"/>
          <w:u w:val="single"/>
          <w:bdr w:val="none" w:color="auto" w:sz="0" w:space="0"/>
          <w:shd w:val="clear" w:fill="FFFCEB"/>
          <w:lang w:val="en-US" w:eastAsia="zh-CN" w:bidi="ar"/>
        </w:rPr>
        <w:fldChar w:fldCharType="separate"/>
      </w:r>
      <w:r>
        <w:rPr>
          <w:rStyle w:val="5"/>
          <w:rFonts w:hint="default" w:ascii="Arial" w:hAnsi="Arial" w:eastAsia="Arial" w:cs="Arial"/>
          <w:i w:val="0"/>
          <w:iCs w:val="0"/>
          <w:caps w:val="0"/>
          <w:color w:val="1A1A1A"/>
          <w:spacing w:val="6"/>
          <w:sz w:val="18"/>
          <w:szCs w:val="18"/>
          <w:u w:val="single"/>
          <w:bdr w:val="none" w:color="auto" w:sz="0" w:space="0"/>
          <w:shd w:val="clear" w:fill="FFFCEB"/>
        </w:rPr>
        <w:t>Terms of Service</w:t>
      </w:r>
      <w:r>
        <w:rPr>
          <w:rFonts w:hint="default" w:ascii="Arial" w:hAnsi="Arial" w:eastAsia="Arial" w:cs="Arial"/>
          <w:i w:val="0"/>
          <w:iCs w:val="0"/>
          <w:caps w:val="0"/>
          <w:color w:val="1A1A1A"/>
          <w:spacing w:val="6"/>
          <w:kern w:val="0"/>
          <w:sz w:val="18"/>
          <w:szCs w:val="18"/>
          <w:u w:val="single"/>
          <w:bdr w:val="none" w:color="auto" w:sz="0" w:space="0"/>
          <w:shd w:val="clear" w:fill="FFFCEB"/>
          <w:lang w:val="en-US" w:eastAsia="zh-CN" w:bidi="ar"/>
        </w:rPr>
        <w:fldChar w:fldCharType="end"/>
      </w:r>
      <w:r>
        <w:rPr>
          <w:rFonts w:hint="default" w:ascii="Arial" w:hAnsi="Arial" w:eastAsia="Arial" w:cs="Arial"/>
          <w:i w:val="0"/>
          <w:iCs w:val="0"/>
          <w:caps w:val="0"/>
          <w:color w:val="1A1A1A"/>
          <w:spacing w:val="6"/>
          <w:kern w:val="0"/>
          <w:sz w:val="18"/>
          <w:szCs w:val="18"/>
          <w:bdr w:val="none" w:color="auto" w:sz="0" w:space="0"/>
          <w:shd w:val="clear" w:fill="FFFFFF"/>
          <w:lang w:val="en-US" w:eastAsia="zh-CN" w:bidi="ar"/>
        </w:rPr>
        <w:t xml:space="preserve"> and will result in account suspension and loss of Payment Protection.</w:t>
      </w:r>
    </w:p>
    <w:p w14:paraId="60744B7A">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49E539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5:19 PM</w:t>
      </w:r>
    </w:p>
    <w:p w14:paraId="09F25D74">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Wonderful! I will get everything in place for launching the project Tuesday. Have a lovely weekend</w:t>
      </w:r>
    </w:p>
    <w:p w14:paraId="2EF97277">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There’s a message coming through from Upwork saying you shared something in your message to me that Upwork blocked. They are reminding us of their policies and violating them.</w:t>
      </w:r>
    </w:p>
    <w:p w14:paraId="22BD2AB6">
      <w:pPr>
        <w:pStyle w:val="6"/>
        <w:keepNext w:val="0"/>
        <w:keepLines w:val="0"/>
        <w:widowControl/>
        <w:suppressLineNumbers w:val="0"/>
        <w:spacing w:before="0" w:beforeAutospacing="0" w:after="0" w:afterAutospacing="0" w:line="18" w:lineRule="atLeast"/>
        <w:ind w:left="0" w:right="48"/>
      </w:pPr>
    </w:p>
    <w:p w14:paraId="7DE3B65F">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Please be mindful of their policies so you don’t violate them.</w:t>
      </w:r>
    </w:p>
    <w:p w14:paraId="55F28A24">
      <w:pPr>
        <w:pStyle w:val="6"/>
        <w:keepNext w:val="0"/>
        <w:keepLines w:val="0"/>
        <w:widowControl/>
        <w:suppressLineNumbers w:val="0"/>
        <w:spacing w:before="0" w:beforeAutospacing="0" w:after="0" w:afterAutospacing="0" w:line="18" w:lineRule="atLeast"/>
        <w:ind w:left="0" w:right="48"/>
      </w:pPr>
    </w:p>
    <w:p w14:paraId="52996B3E">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Talk to you next week. Have a lovely weekend</w:t>
      </w:r>
    </w:p>
    <w:p w14:paraId="1E5146E1">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w:t>
      </w:r>
    </w:p>
    <w:p w14:paraId="6E44D7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5:24 PM</w:t>
      </w:r>
    </w:p>
    <w:p w14:paraId="1F7DC5E6">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Thank you for letting me know. I appreciate you bringing this to my attention. I’ll make sure to be more mindful of Upwork’s policies and keep all communication and shared information within their guidelines moving forward.</w:t>
      </w:r>
    </w:p>
    <w:p w14:paraId="6F00EEC1">
      <w:pPr>
        <w:pStyle w:val="6"/>
        <w:keepNext w:val="0"/>
        <w:keepLines w:val="0"/>
        <w:widowControl/>
        <w:suppressLineNumbers w:val="0"/>
        <w:spacing w:before="96" w:beforeAutospacing="0" w:after="0" w:afterAutospacing="0" w:line="18" w:lineRule="atLeast"/>
        <w:ind w:left="0" w:right="48"/>
      </w:pPr>
    </w:p>
    <w:p w14:paraId="5927B0D6">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Looking forward to getting started on Tuesday and working together on the project. Have a wonderful weekend as well!</w:t>
      </w:r>
    </w:p>
    <w:p w14:paraId="22501434">
      <w:pPr>
        <w:keepNext w:val="0"/>
        <w:keepLines w:val="0"/>
        <w:widowControl/>
        <w:suppressLineNumbers w:val="0"/>
        <w:pBdr>
          <w:top w:val="none" w:color="auto" w:sz="0" w:space="0"/>
          <w:bottom w:val="none" w:color="auto" w:sz="0" w:space="0"/>
        </w:pBdr>
        <w:shd w:val="clear" w:fill="FFFFFF"/>
        <w:spacing w:before="96" w:beforeAutospacing="0" w:after="48" w:afterAutospacing="0" w:line="264" w:lineRule="atLeast"/>
        <w:ind w:left="0" w:firstLine="0"/>
        <w:jc w:val="left"/>
        <w:rPr>
          <w:rFonts w:hint="default" w:ascii="Arial" w:hAnsi="Arial" w:eastAsia="Arial" w:cs="Arial"/>
          <w:i w:val="0"/>
          <w:iCs w:val="0"/>
          <w:caps w:val="0"/>
          <w:color w:val="656D7B"/>
          <w:spacing w:val="7"/>
          <w:sz w:val="21"/>
          <w:szCs w:val="21"/>
        </w:rPr>
      </w:pPr>
      <w:r>
        <w:rPr>
          <w:rFonts w:hint="default" w:ascii="Arial" w:hAnsi="Arial" w:eastAsia="Arial" w:cs="Arial"/>
          <w:i w:val="0"/>
          <w:iCs w:val="0"/>
          <w:caps w:val="0"/>
          <w:color w:val="656D7B"/>
          <w:spacing w:val="7"/>
          <w:kern w:val="0"/>
          <w:sz w:val="21"/>
          <w:szCs w:val="21"/>
          <w:bdr w:val="none" w:color="auto" w:sz="0" w:space="0"/>
          <w:shd w:val="clear" w:fill="FFFFFF"/>
          <w:lang w:val="en-US" w:eastAsia="zh-CN" w:bidi="ar"/>
        </w:rPr>
        <w:t>Monday, Sep 28</w:t>
      </w:r>
    </w:p>
    <w:p w14:paraId="50AFFE5F">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3B63E9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4:41 PM</w:t>
      </w:r>
    </w:p>
    <w:p w14:paraId="0F03C0F1">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Good afternoon Imran,</w:t>
      </w:r>
    </w:p>
    <w:p w14:paraId="02649903">
      <w:pPr>
        <w:pStyle w:val="6"/>
        <w:keepNext w:val="0"/>
        <w:keepLines w:val="0"/>
        <w:widowControl/>
        <w:suppressLineNumbers w:val="0"/>
        <w:spacing w:before="96" w:beforeAutospacing="0" w:after="0" w:afterAutospacing="0" w:line="18" w:lineRule="atLeast"/>
        <w:ind w:left="0" w:right="48"/>
      </w:pPr>
    </w:p>
    <w:p w14:paraId="0F6496F4">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Is there anything you or I need to do in the Upwork system to get the different phases of the contract in place for funding the project tomorrow afternoon? I honestly don’t understand how that part works and I want this in place to get started in the next 24 hours.</w:t>
      </w:r>
    </w:p>
    <w:p w14:paraId="18DE538C">
      <w:pPr>
        <w:pStyle w:val="6"/>
        <w:keepNext w:val="0"/>
        <w:keepLines w:val="0"/>
        <w:widowControl/>
        <w:suppressLineNumbers w:val="0"/>
        <w:spacing w:before="96" w:beforeAutospacing="0" w:after="0" w:afterAutospacing="0" w:line="18" w:lineRule="atLeast"/>
        <w:ind w:left="0" w:right="48"/>
      </w:pPr>
    </w:p>
    <w:p w14:paraId="7E5FADBD">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Thanks 🙏</w:t>
      </w:r>
    </w:p>
    <w:p w14:paraId="1C50259A">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0F869D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5:19 PM</w:t>
      </w:r>
    </w:p>
    <w:p w14:paraId="6E632449">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Okay, you addressed how to set up the contract in the document you sent me. Got it. I will set up the contact. Thank you. I didn’t remember you addressed it. Sorry…</w:t>
      </w:r>
    </w:p>
    <w:p w14:paraId="005C45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6:56 PM</w:t>
      </w:r>
    </w:p>
    <w:p w14:paraId="4947EF21">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 xml:space="preserve">Hi </w:t>
      </w:r>
      <w:r>
        <w:rPr>
          <w:rFonts w:hint="default" w:ascii="Arial" w:hAnsi="Arial" w:eastAsia="Arial" w:cs="Arial"/>
          <w:i w:val="0"/>
          <w:iCs w:val="0"/>
          <w:caps w:val="0"/>
          <w:color w:val="1A1A1A"/>
          <w:spacing w:val="5"/>
          <w:sz w:val="21"/>
          <w:szCs w:val="21"/>
          <w:shd w:val="clear" w:fill="FFFFFF"/>
        </w:rPr>
        <w:t>Georgia Nnabuihe</w:t>
      </w:r>
      <w:r>
        <w:rPr>
          <w:rFonts w:hint="default" w:ascii="Arial" w:hAnsi="Arial" w:eastAsia="Arial" w:cs="Arial"/>
          <w:i w:val="0"/>
          <w:iCs w:val="0"/>
          <w:caps w:val="0"/>
          <w:color w:val="1A1A1A"/>
          <w:spacing w:val="7"/>
          <w:sz w:val="21"/>
          <w:szCs w:val="21"/>
          <w:shd w:val="clear" w:fill="FFFFFF"/>
        </w:rPr>
        <w:t>, I’m sharing a short video that explains how to set up the milestone on Upwork. Please have a look, and let me know if you have any questions.</w:t>
      </w:r>
    </w:p>
    <w:p w14:paraId="7CFAE9A8">
      <w:pPr>
        <w:pStyle w:val="6"/>
        <w:keepNext w:val="0"/>
        <w:keepLines w:val="0"/>
        <w:widowControl/>
        <w:suppressLineNumbers w:val="0"/>
        <w:spacing w:before="96" w:beforeAutospacing="0" w:after="0" w:afterAutospacing="0" w:line="18" w:lineRule="atLeast"/>
        <w:ind w:left="0" w:right="48"/>
      </w:pPr>
    </w:p>
    <w:p w14:paraId="415713D5">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 xml:space="preserve">- </w:t>
      </w:r>
      <w:r>
        <w:rPr>
          <w:rFonts w:hint="default" w:ascii="Arial" w:hAnsi="Arial" w:eastAsia="Arial" w:cs="Arial"/>
          <w:b/>
          <w:bCs/>
          <w:i w:val="0"/>
          <w:iCs w:val="0"/>
          <w:caps w:val="0"/>
          <w:color w:val="108A00"/>
          <w:spacing w:val="7"/>
          <w:sz w:val="21"/>
          <w:szCs w:val="21"/>
          <w:u w:val="none"/>
          <w:shd w:val="clear" w:fill="FFFFFF"/>
        </w:rPr>
        <w:fldChar w:fldCharType="begin"/>
      </w:r>
      <w:r>
        <w:rPr>
          <w:rFonts w:hint="default" w:ascii="Arial" w:hAnsi="Arial" w:eastAsia="Arial" w:cs="Arial"/>
          <w:b/>
          <w:bCs/>
          <w:i w:val="0"/>
          <w:iCs w:val="0"/>
          <w:caps w:val="0"/>
          <w:color w:val="108A00"/>
          <w:spacing w:val="7"/>
          <w:sz w:val="21"/>
          <w:szCs w:val="21"/>
          <w:u w:val="none"/>
          <w:shd w:val="clear" w:fill="FFFFFF"/>
        </w:rPr>
        <w:instrText xml:space="preserve"> HYPERLINK "https://www.youtube.com/watch?v=D9ZwtRDDYbg" </w:instrText>
      </w:r>
      <w:r>
        <w:rPr>
          <w:rFonts w:hint="default" w:ascii="Arial" w:hAnsi="Arial" w:eastAsia="Arial" w:cs="Arial"/>
          <w:b/>
          <w:bCs/>
          <w:i w:val="0"/>
          <w:iCs w:val="0"/>
          <w:caps w:val="0"/>
          <w:color w:val="108A00"/>
          <w:spacing w:val="7"/>
          <w:sz w:val="21"/>
          <w:szCs w:val="21"/>
          <w:u w:val="none"/>
          <w:shd w:val="clear" w:fill="FFFFFF"/>
        </w:rPr>
        <w:fldChar w:fldCharType="separate"/>
      </w:r>
      <w:r>
        <w:rPr>
          <w:rStyle w:val="5"/>
          <w:rFonts w:hint="default" w:ascii="Arial" w:hAnsi="Arial" w:eastAsia="Arial" w:cs="Arial"/>
          <w:b/>
          <w:bCs/>
          <w:i w:val="0"/>
          <w:iCs w:val="0"/>
          <w:caps w:val="0"/>
          <w:color w:val="108A00"/>
          <w:spacing w:val="7"/>
          <w:sz w:val="21"/>
          <w:szCs w:val="21"/>
          <w:u w:val="none"/>
          <w:shd w:val="clear" w:fill="FFFFFF"/>
        </w:rPr>
        <w:t>https://www.youtube.com/watch?v=D9ZwtRDDYbg</w:t>
      </w:r>
      <w:r>
        <w:rPr>
          <w:rFonts w:hint="default" w:ascii="Arial" w:hAnsi="Arial" w:eastAsia="Arial" w:cs="Arial"/>
          <w:b/>
          <w:bCs/>
          <w:i w:val="0"/>
          <w:iCs w:val="0"/>
          <w:caps w:val="0"/>
          <w:color w:val="108A00"/>
          <w:spacing w:val="7"/>
          <w:sz w:val="21"/>
          <w:szCs w:val="21"/>
          <w:u w:val="none"/>
          <w:shd w:val="clear" w:fill="FFFFFF"/>
        </w:rPr>
        <w:fldChar w:fldCharType="end"/>
      </w:r>
    </w:p>
    <w:p w14:paraId="5AC41142">
      <w:pPr>
        <w:keepNext w:val="0"/>
        <w:keepLines w:val="0"/>
        <w:widowControl/>
        <w:suppressLineNumbers w:val="0"/>
        <w:pBdr>
          <w:top w:val="none" w:color="auto" w:sz="0" w:space="0"/>
          <w:left w:val="none" w:color="auto" w:sz="0" w:space="0"/>
          <w:bottom w:val="none" w:color="auto" w:sz="0" w:space="0"/>
          <w:right w:val="none" w:color="auto" w:sz="0" w:space="0"/>
        </w:pBdr>
        <w:shd w:val="clear" w:fill="E0E6EB"/>
        <w:spacing w:before="288" w:beforeAutospacing="0" w:after="0"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E0E6EB"/>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E0E6EB"/>
          <w:lang w:val="en-US" w:eastAsia="zh-CN" w:bidi="ar"/>
        </w:rPr>
        <w:instrText xml:space="preserve"> HYPERLINK "https://www.youtube.com/watch?v=D9ZwtRDDYbg" \t "https://www.upwork.com/ab/messages/rooms/_blank" </w:instrText>
      </w:r>
      <w:r>
        <w:rPr>
          <w:rFonts w:hint="default" w:ascii="Arial" w:hAnsi="Arial" w:eastAsia="Arial" w:cs="Arial"/>
          <w:i w:val="0"/>
          <w:iCs w:val="0"/>
          <w:caps w:val="0"/>
          <w:color w:val="1A1A1A"/>
          <w:spacing w:val="7"/>
          <w:kern w:val="0"/>
          <w:sz w:val="21"/>
          <w:szCs w:val="21"/>
          <w:u w:val="none"/>
          <w:bdr w:val="none" w:color="auto" w:sz="0" w:space="0"/>
          <w:shd w:val="clear" w:fill="E0E6EB"/>
          <w:lang w:val="en-US" w:eastAsia="zh-CN" w:bidi="ar"/>
        </w:rPr>
        <w:fldChar w:fldCharType="separate"/>
      </w:r>
      <w:r>
        <w:rPr>
          <w:rStyle w:val="5"/>
          <w:rFonts w:hint="default" w:ascii="Arial" w:hAnsi="Arial" w:eastAsia="Arial" w:cs="Arial"/>
          <w:i w:val="0"/>
          <w:iCs w:val="0"/>
          <w:caps w:val="0"/>
          <w:color w:val="1A1A1A"/>
          <w:spacing w:val="7"/>
          <w:sz w:val="21"/>
          <w:szCs w:val="21"/>
          <w:u w:val="none"/>
          <w:bdr w:val="none" w:color="auto" w:sz="0" w:space="0"/>
          <w:shd w:val="clear" w:fill="E0E6EB"/>
        </w:rPr>
        <w:t>- YouTube</w:t>
      </w:r>
      <w:r>
        <w:rPr>
          <w:rFonts w:hint="default" w:ascii="Arial" w:hAnsi="Arial" w:eastAsia="Arial" w:cs="Arial"/>
          <w:i w:val="0"/>
          <w:iCs w:val="0"/>
          <w:caps w:val="0"/>
          <w:color w:val="1A1A1A"/>
          <w:spacing w:val="7"/>
          <w:kern w:val="0"/>
          <w:sz w:val="21"/>
          <w:szCs w:val="21"/>
          <w:u w:val="none"/>
          <w:bdr w:val="none" w:color="auto" w:sz="0" w:space="0"/>
          <w:shd w:val="clear" w:fill="E0E6EB"/>
          <w:lang w:val="en-US" w:eastAsia="zh-CN" w:bidi="ar"/>
        </w:rPr>
        <w:fldChar w:fldCharType="end"/>
      </w:r>
    </w:p>
    <w:p w14:paraId="740518F8">
      <w:pPr>
        <w:keepNext w:val="0"/>
        <w:keepLines w:val="0"/>
        <w:widowControl/>
        <w:suppressLineNumbers w:val="0"/>
        <w:pBdr>
          <w:top w:val="none" w:color="auto" w:sz="0" w:space="0"/>
          <w:left w:val="none" w:color="auto" w:sz="0" w:space="0"/>
          <w:bottom w:val="none" w:color="auto" w:sz="0" w:space="0"/>
          <w:right w:val="none" w:color="auto" w:sz="0" w:space="0"/>
        </w:pBdr>
        <w:shd w:val="clear" w:fill="E0E6EB"/>
        <w:spacing w:before="48" w:beforeAutospacing="0" w:after="0" w:afterAutospacing="0" w:line="315"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E0E6EB"/>
          <w:lang w:val="en-US" w:eastAsia="zh-CN" w:bidi="ar"/>
        </w:rPr>
        <w:t>Enjoy the videos and music you love, upload original content, and share it all with friends, family, and the world on YouTube.</w:t>
      </w:r>
    </w:p>
    <w:p w14:paraId="2B2B7FE8">
      <w:pPr>
        <w:keepNext w:val="0"/>
        <w:keepLines w:val="0"/>
        <w:widowControl/>
        <w:suppressLineNumbers w:val="0"/>
        <w:pBdr>
          <w:top w:val="none" w:color="auto" w:sz="0" w:space="0"/>
          <w:bottom w:val="none" w:color="auto" w:sz="0" w:space="0"/>
        </w:pBdr>
        <w:shd w:val="clear" w:fill="FFFFFF"/>
        <w:spacing w:before="96" w:beforeAutospacing="0" w:after="48" w:afterAutospacing="0" w:line="264" w:lineRule="atLeast"/>
        <w:ind w:left="0" w:firstLine="0"/>
        <w:jc w:val="left"/>
        <w:rPr>
          <w:rFonts w:hint="default" w:ascii="Arial" w:hAnsi="Arial" w:eastAsia="Arial" w:cs="Arial"/>
          <w:i w:val="0"/>
          <w:iCs w:val="0"/>
          <w:caps w:val="0"/>
          <w:color w:val="656D7B"/>
          <w:spacing w:val="7"/>
          <w:sz w:val="21"/>
          <w:szCs w:val="21"/>
        </w:rPr>
      </w:pPr>
      <w:r>
        <w:rPr>
          <w:rFonts w:hint="default" w:ascii="Arial" w:hAnsi="Arial" w:eastAsia="Arial" w:cs="Arial"/>
          <w:i w:val="0"/>
          <w:iCs w:val="0"/>
          <w:caps w:val="0"/>
          <w:color w:val="656D7B"/>
          <w:spacing w:val="7"/>
          <w:kern w:val="0"/>
          <w:sz w:val="21"/>
          <w:szCs w:val="21"/>
          <w:bdr w:val="none" w:color="auto" w:sz="0" w:space="0"/>
          <w:shd w:val="clear" w:fill="FFFFFF"/>
          <w:lang w:val="en-US" w:eastAsia="zh-CN" w:bidi="ar"/>
        </w:rPr>
        <w:t>Tuesday, Sep 29</w:t>
      </w:r>
    </w:p>
    <w:p w14:paraId="6BFD49B9">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31D62F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4:18 PM</w:t>
      </w:r>
    </w:p>
    <w:p w14:paraId="7294F2D9">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Hello Imran, I am working on executing the contract now. Watching the video you sent me:-) Thank you.</w:t>
      </w:r>
    </w:p>
    <w:p w14:paraId="67E537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4:32 PM</w:t>
      </w:r>
    </w:p>
    <w:p w14:paraId="198DD881">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Hi Georgia, thank you for the update! I’m glad you’re reviewing the video. Please take your time, and I’m looking forward to getting started and working with you on the project.</w:t>
      </w:r>
    </w:p>
    <w:p w14:paraId="3B810803">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37F3FA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6:21 PM</w:t>
      </w:r>
    </w:p>
    <w:p w14:paraId="6CE3335E">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Imran, I don’t know what’s happening but my account is saying suspended</w:t>
      </w:r>
    </w:p>
    <w:p w14:paraId="642F64A1">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303F3D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6:27 PM</w:t>
      </w:r>
    </w:p>
    <w:p w14:paraId="34DC4EC5">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 didn’t do anything wrong. I’m here all morning working on figuring out how to submit the contract. I put my card information in and immediately saw suspended. Since last night I have been struggling to login. I have no idea what’s going on. I’m honestly upset because I have been working with you for a long time and now this? I don’t know what’s going on. I have never hired anyone on upwork before. My bank account is in great standing. Had this account over 16 years. I am confused…</w:t>
      </w:r>
    </w:p>
    <w:p w14:paraId="0E34F5D8">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 submitted a ticket to customer service to ask them what’s going on.</w:t>
      </w:r>
    </w:p>
    <w:p w14:paraId="53E379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6:40 PM</w:t>
      </w:r>
    </w:p>
    <w:p w14:paraId="1021ABAF">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 understand that this is an issue with the Upwork account and not something you intentionally caused.</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Since you’ve already submitted a ticket to Upwork Support, I think the best step is to let their team review the account and payment issue. Hopefully they can clarify what triggered the suspension and help you get everything resolved.</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I really appreciate you keeping me updated, and I’m happy to continue from here once Upwork has resolved the issue on their side.</w:t>
      </w:r>
    </w:p>
    <w:p w14:paraId="56EF316F">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5FA1C3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6:41 PM</w:t>
      </w:r>
    </w:p>
    <w:p w14:paraId="33F41591">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Okay. Thank you Imran. Sorry about all of this.</w:t>
      </w:r>
    </w:p>
    <w:p w14:paraId="1953989D">
      <w:pPr>
        <w:keepNext w:val="0"/>
        <w:keepLines w:val="0"/>
        <w:widowControl/>
        <w:suppressLineNumbers w:val="0"/>
        <w:pBdr>
          <w:top w:val="none" w:color="auto" w:sz="0" w:space="0"/>
          <w:bottom w:val="none" w:color="auto" w:sz="0" w:space="0"/>
        </w:pBdr>
        <w:shd w:val="clear" w:fill="FFFFFF"/>
        <w:spacing w:before="96" w:beforeAutospacing="0" w:after="48" w:afterAutospacing="0" w:line="264" w:lineRule="atLeast"/>
        <w:ind w:left="0" w:firstLine="0"/>
        <w:jc w:val="left"/>
        <w:rPr>
          <w:rFonts w:hint="default" w:ascii="Arial" w:hAnsi="Arial" w:eastAsia="Arial" w:cs="Arial"/>
          <w:i w:val="0"/>
          <w:iCs w:val="0"/>
          <w:caps w:val="0"/>
          <w:color w:val="656D7B"/>
          <w:spacing w:val="7"/>
          <w:sz w:val="21"/>
          <w:szCs w:val="21"/>
        </w:rPr>
      </w:pPr>
      <w:r>
        <w:rPr>
          <w:rFonts w:hint="default" w:ascii="Arial" w:hAnsi="Arial" w:eastAsia="Arial" w:cs="Arial"/>
          <w:i w:val="0"/>
          <w:iCs w:val="0"/>
          <w:caps w:val="0"/>
          <w:color w:val="656D7B"/>
          <w:spacing w:val="7"/>
          <w:kern w:val="0"/>
          <w:sz w:val="21"/>
          <w:szCs w:val="21"/>
          <w:bdr w:val="none" w:color="auto" w:sz="0" w:space="0"/>
          <w:shd w:val="clear" w:fill="FFFFFF"/>
          <w:lang w:val="en-US" w:eastAsia="zh-CN" w:bidi="ar"/>
        </w:rPr>
        <w:t>Thursday, Oct 01</w:t>
      </w:r>
    </w:p>
    <w:p w14:paraId="636B66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3:55 PM</w:t>
      </w:r>
    </w:p>
    <w:p w14:paraId="4CD519AA">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 xml:space="preserve">Hi </w:t>
      </w:r>
      <w:r>
        <w:rPr>
          <w:rFonts w:hint="default" w:ascii="Arial" w:hAnsi="Arial" w:eastAsia="Arial" w:cs="Arial"/>
          <w:i w:val="0"/>
          <w:iCs w:val="0"/>
          <w:caps w:val="0"/>
          <w:color w:val="1A1A1A"/>
          <w:spacing w:val="5"/>
          <w:sz w:val="21"/>
          <w:szCs w:val="21"/>
          <w:shd w:val="clear" w:fill="FFFFFF"/>
        </w:rPr>
        <w:t>Georgia Nnabuihe</w:t>
      </w:r>
      <w:r>
        <w:rPr>
          <w:rFonts w:hint="default" w:ascii="Arial" w:hAnsi="Arial" w:eastAsia="Arial" w:cs="Arial"/>
          <w:i w:val="0"/>
          <w:iCs w:val="0"/>
          <w:caps w:val="0"/>
          <w:color w:val="1A1A1A"/>
          <w:spacing w:val="7"/>
          <w:sz w:val="21"/>
          <w:szCs w:val="21"/>
          <w:shd w:val="clear" w:fill="FFFFFF"/>
        </w:rPr>
        <w:t>, I just wanted to check in and see if you’ve heard anything back from Upwork Support regarding the account suspension.</w:t>
      </w:r>
    </w:p>
    <w:p w14:paraId="0D04C526">
      <w:pPr>
        <w:pStyle w:val="6"/>
        <w:keepNext w:val="0"/>
        <w:keepLines w:val="0"/>
        <w:widowControl/>
        <w:suppressLineNumbers w:val="0"/>
        <w:spacing w:before="96" w:beforeAutospacing="0" w:after="0" w:afterAutospacing="0" w:line="18" w:lineRule="atLeast"/>
        <w:ind w:left="0" w:right="48"/>
      </w:pPr>
    </w:p>
    <w:p w14:paraId="34F7ADE9">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 hope they’ve been able to clarify the issue and help get your account restored. No pressure from my side at alll, I just wanted to make sure everything is okay and see if there’s any update.</w:t>
      </w:r>
    </w:p>
    <w:p w14:paraId="204ACB74">
      <w:pPr>
        <w:pStyle w:val="6"/>
        <w:keepNext w:val="0"/>
        <w:keepLines w:val="0"/>
        <w:widowControl/>
        <w:suppressLineNumbers w:val="0"/>
        <w:spacing w:before="96" w:beforeAutospacing="0" w:after="0" w:afterAutospacing="0" w:line="18" w:lineRule="atLeast"/>
        <w:ind w:left="0" w:right="48"/>
      </w:pPr>
    </w:p>
    <w:p w14:paraId="700F7E9B">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I’m still looking forward to working with you once everything is resolved.</w:t>
      </w:r>
    </w:p>
    <w:p w14:paraId="08A0A415">
      <w:pPr>
        <w:pStyle w:val="6"/>
        <w:keepNext w:val="0"/>
        <w:keepLines w:val="0"/>
        <w:widowControl/>
        <w:suppressLineNumbers w:val="0"/>
        <w:spacing w:before="96" w:beforeAutospacing="0" w:after="0" w:afterAutospacing="0" w:line="18" w:lineRule="atLeast"/>
        <w:ind w:left="0" w:right="48"/>
      </w:pPr>
    </w:p>
    <w:p w14:paraId="2451AD9E">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Best regards,</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Imran Nasir</w:t>
      </w:r>
    </w:p>
    <w:p w14:paraId="2C933F57">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391CCF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4:01 PM</w:t>
      </w:r>
    </w:p>
    <w:p w14:paraId="2B8EDA16">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Hi Imran, thanks for checking in with me and for your understanding. I heard from them just now but the process has been quite slow. I hope the issue will be resolved soon. They’re somehow verifying I am the rightful owner of my card. I am providing whatever they ask for. Thank you for your patience. I can’t wait to see the website finished and functioning well.</w:t>
      </w:r>
    </w:p>
    <w:p w14:paraId="2A16C4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4:07 PM</w:t>
      </w:r>
    </w:p>
    <w:p w14:paraId="3AB22D9E">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 xml:space="preserve">Hi </w:t>
      </w:r>
      <w:r>
        <w:rPr>
          <w:rFonts w:hint="default" w:ascii="Arial" w:hAnsi="Arial" w:eastAsia="Arial" w:cs="Arial"/>
          <w:i w:val="0"/>
          <w:iCs w:val="0"/>
          <w:caps w:val="0"/>
          <w:color w:val="1A1A1A"/>
          <w:spacing w:val="5"/>
          <w:sz w:val="21"/>
          <w:szCs w:val="21"/>
          <w:shd w:val="clear" w:fill="FFFFFF"/>
        </w:rPr>
        <w:t>Georgia Nnabuihe</w:t>
      </w:r>
      <w:r>
        <w:rPr>
          <w:rFonts w:hint="default" w:ascii="Arial" w:hAnsi="Arial" w:eastAsia="Arial" w:cs="Arial"/>
          <w:i w:val="0"/>
          <w:iCs w:val="0"/>
          <w:caps w:val="0"/>
          <w:color w:val="1A1A1A"/>
          <w:spacing w:val="7"/>
          <w:sz w:val="21"/>
          <w:szCs w:val="21"/>
          <w:shd w:val="clear" w:fill="FFFFFF"/>
        </w:rPr>
        <w:t>, thank you for the update. I’m glad Upwork is working through the verification.</w:t>
      </w:r>
    </w:p>
    <w:p w14:paraId="0A38A33E">
      <w:pPr>
        <w:pStyle w:val="6"/>
        <w:keepNext w:val="0"/>
        <w:keepLines w:val="0"/>
        <w:widowControl/>
        <w:suppressLineNumbers w:val="0"/>
        <w:spacing w:before="96" w:beforeAutospacing="0" w:after="0" w:afterAutospacing="0" w:line="18" w:lineRule="atLeast"/>
        <w:ind w:left="0" w:right="48"/>
      </w:pPr>
    </w:p>
    <w:p w14:paraId="74FB2842">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No worries about the delay from my side. I appreciate you keeping me updated, and I’m looking forward to getting started once everything is resolved.</w:t>
      </w:r>
    </w:p>
    <w:p w14:paraId="384AEF5B">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6669A9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4:36 PM</w:t>
      </w:r>
    </w:p>
    <w:p w14:paraId="40DE67F5">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Thanks Imran!</w:t>
      </w:r>
    </w:p>
    <w:p w14:paraId="3840B74E">
      <w:pPr>
        <w:keepNext w:val="0"/>
        <w:keepLines w:val="0"/>
        <w:widowControl/>
        <w:suppressLineNumbers w:val="0"/>
        <w:pBdr>
          <w:top w:val="none" w:color="auto" w:sz="0" w:space="0"/>
          <w:left w:val="none" w:color="auto" w:sz="0" w:space="0"/>
          <w:bottom w:val="none" w:color="auto" w:sz="0" w:space="0"/>
          <w:right w:val="none" w:color="auto" w:sz="0" w:space="0"/>
        </w:pBdr>
        <w:shd w:val="clear" w:fill="F2F2F4"/>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2F2F4"/>
          <w:lang w:val="en-US" w:eastAsia="zh-CN" w:bidi="ar"/>
        </w:rPr>
        <w:t>Imran Nasir</w:t>
      </w:r>
      <w:r>
        <w:rPr>
          <w:rFonts w:hint="default" w:ascii="Arial" w:hAnsi="Arial" w:eastAsia="Arial" w:cs="Arial"/>
          <w:i w:val="0"/>
          <w:iCs w:val="0"/>
          <w:caps w:val="0"/>
          <w:color w:val="1A1A1A"/>
          <w:spacing w:val="7"/>
          <w:kern w:val="0"/>
          <w:sz w:val="18"/>
          <w:szCs w:val="18"/>
          <w:shd w:val="clear" w:fill="F2F2F4"/>
          <w:lang w:val="en-US" w:eastAsia="zh-CN" w:bidi="ar"/>
        </w:rPr>
        <w:t>4:36 PM</w:t>
      </w:r>
    </w:p>
    <w:p w14:paraId="1410C7AD">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2F2F4"/>
        </w:rPr>
        <w:t>No worries</w:t>
      </w:r>
    </w:p>
    <w:p w14:paraId="3CCA4635">
      <w:pPr>
        <w:rPr>
          <w:rFonts w:hint="default"/>
          <w:b/>
          <w:bCs/>
          <w:sz w:val="24"/>
          <w:szCs w:val="24"/>
          <w:lang w:val="en-US"/>
        </w:rPr>
      </w:pPr>
    </w:p>
    <w:p w14:paraId="3AC2EDCA">
      <w:pPr>
        <w:rPr>
          <w:rFonts w:hint="default"/>
          <w:b/>
          <w:bCs/>
          <w:sz w:val="24"/>
          <w:szCs w:val="24"/>
          <w:lang w:val="en-US"/>
        </w:rPr>
      </w:pPr>
    </w:p>
    <w:p w14:paraId="509CCB93">
      <w:pPr>
        <w:pStyle w:val="6"/>
        <w:keepNext w:val="0"/>
        <w:keepLines w:val="0"/>
        <w:widowControl/>
        <w:suppressLineNumbers w:val="0"/>
        <w:spacing w:before="0" w:beforeAutospacing="0" w:after="0" w:afterAutospacing="0" w:line="18" w:lineRule="atLeast"/>
        <w:ind w:left="0" w:right="48"/>
      </w:pPr>
      <w:r>
        <w:rPr>
          <w:rFonts w:ascii="Arial" w:hAnsi="Arial" w:eastAsia="Arial" w:cs="Arial"/>
          <w:i w:val="0"/>
          <w:iCs w:val="0"/>
          <w:caps w:val="0"/>
          <w:color w:val="1A1A1A"/>
          <w:spacing w:val="7"/>
          <w:sz w:val="21"/>
          <w:szCs w:val="21"/>
          <w:shd w:val="clear" w:fill="FFFFFF"/>
        </w:rPr>
        <w:t>Full development of the ShininChrist website and digital platform according to the approved project blueprint and agreed specifications. Work includes the design and development of the Home, Chapters, Academy, Daily, Library, Serve and Give sections; membership registration and access features; member-restricted content; forms, payment integration and other functionality. The developer will ensure the website is responsive, functional, secure and optimized for desktop and mobile use. All work, features and deliverables will follow the approved ShininChrist website blueprint and agreed project milestones.</w:t>
      </w:r>
    </w:p>
    <w:p w14:paraId="638D9D2B">
      <w:pPr>
        <w:pStyle w:val="6"/>
        <w:keepNext w:val="0"/>
        <w:keepLines w:val="0"/>
        <w:widowControl/>
        <w:suppressLineNumbers w:val="0"/>
        <w:spacing w:before="96" w:beforeAutospacing="0" w:after="96" w:afterAutospacing="0" w:line="264" w:lineRule="atLeast"/>
        <w:ind w:left="0" w:right="48"/>
      </w:pPr>
      <w:r>
        <w:rPr>
          <w:rFonts w:hint="default" w:ascii="Arial" w:hAnsi="Arial" w:eastAsia="Arial" w:cs="Arial"/>
          <w:i w:val="0"/>
          <w:iCs w:val="0"/>
          <w:caps w:val="0"/>
          <w:color w:val="1A1A1A"/>
          <w:spacing w:val="7"/>
          <w:sz w:val="21"/>
          <w:szCs w:val="21"/>
          <w:shd w:val="clear" w:fill="FFFFFF"/>
        </w:rPr>
        <w:t>Milestone 1: Core Platform &amp; Member Onboarding</w:t>
      </w:r>
    </w:p>
    <w:p w14:paraId="15F37304">
      <w:pPr>
        <w:pStyle w:val="6"/>
        <w:keepNext w:val="0"/>
        <w:keepLines w:val="0"/>
        <w:widowControl/>
        <w:suppressLineNumbers w:val="0"/>
        <w:spacing w:before="96" w:beforeAutospacing="0" w:after="96" w:afterAutospacing="0" w:line="264" w:lineRule="atLeast"/>
        <w:ind w:left="0" w:right="48"/>
      </w:pPr>
      <w:r>
        <w:rPr>
          <w:rFonts w:hint="default" w:ascii="Arial" w:hAnsi="Arial" w:eastAsia="Arial" w:cs="Arial"/>
          <w:i w:val="0"/>
          <w:iCs w:val="0"/>
          <w:caps w:val="0"/>
          <w:color w:val="1A1A1A"/>
          <w:spacing w:val="7"/>
          <w:sz w:val="21"/>
          <w:szCs w:val="21"/>
          <w:shd w:val="clear" w:fill="FFFFFF"/>
        </w:rPr>
        <w:t>Due: Fri, Oct 16, 2026</w:t>
      </w:r>
    </w:p>
    <w:p w14:paraId="093578BD">
      <w:pPr>
        <w:keepNext w:val="0"/>
        <w:keepLines w:val="0"/>
        <w:widowControl/>
        <w:suppressLineNumbers w:val="0"/>
        <w:pBdr>
          <w:top w:val="none" w:color="auto" w:sz="0" w:space="0"/>
          <w:left w:val="none" w:color="auto" w:sz="0" w:space="0"/>
          <w:bottom w:val="none" w:color="auto" w:sz="0" w:space="0"/>
        </w:pBdr>
        <w:shd w:val="clear" w:fill="FFFFFF"/>
        <w:spacing w:before="144" w:beforeAutospacing="0"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fldChar w:fldCharType="begin"/>
      </w: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instrText xml:space="preserve"> HYPERLINK "https://www.upwork.com/nx/wm/offer/112696884" </w:instrText>
      </w: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b/>
          <w:bCs/>
          <w:i w:val="0"/>
          <w:iCs w:val="0"/>
          <w:caps w:val="0"/>
          <w:color w:val="108A00"/>
          <w:spacing w:val="7"/>
          <w:sz w:val="21"/>
          <w:szCs w:val="21"/>
          <w:u w:val="none"/>
          <w:bdr w:val="none" w:color="auto" w:sz="0" w:space="0"/>
          <w:shd w:val="clear" w:fill="FFFFFF"/>
        </w:rPr>
        <w:t>View offer</w:t>
      </w: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fldChar w:fldCharType="end"/>
      </w:r>
    </w:p>
    <w:p w14:paraId="70386D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right="48" w:firstLine="0"/>
        <w:jc w:val="left"/>
        <w:rPr>
          <w:rFonts w:hint="default" w:ascii="Arial" w:hAnsi="Arial" w:eastAsia="Arial" w:cs="Arial"/>
          <w:i w:val="0"/>
          <w:iCs w:val="0"/>
          <w:caps w:val="0"/>
          <w:color w:val="1A1A1A"/>
          <w:spacing w:val="7"/>
          <w:sz w:val="18"/>
          <w:szCs w:val="18"/>
        </w:rPr>
      </w:pPr>
      <w:r>
        <w:rPr>
          <w:rFonts w:hint="default" w:ascii="Arial" w:hAnsi="Arial" w:eastAsia="Arial" w:cs="Arial"/>
          <w:i w:val="0"/>
          <w:iCs w:val="0"/>
          <w:caps w:val="0"/>
          <w:color w:val="1A1A1A"/>
          <w:spacing w:val="7"/>
          <w:kern w:val="0"/>
          <w:sz w:val="18"/>
          <w:szCs w:val="18"/>
          <w:bdr w:val="none" w:color="auto" w:sz="0" w:space="0"/>
          <w:shd w:val="clear" w:fill="FFFFFF"/>
          <w:lang w:val="en-US" w:eastAsia="zh-CN" w:bidi="ar"/>
        </w:rPr>
        <w:t xml:space="preserve">4 files </w:t>
      </w:r>
    </w:p>
    <w:p w14:paraId="017922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instrText xml:space="preserve"> HYPERLINK "https://www.upwork.com/att/download/milestones/52366699/attachments/c1f3073d-a1d6-458b-b81e-16ea17724bcc" </w:instrTex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i w:val="0"/>
          <w:iCs w:val="0"/>
          <w:caps w:val="0"/>
          <w:color w:val="1A1A1A"/>
          <w:spacing w:val="7"/>
          <w:sz w:val="21"/>
          <w:szCs w:val="21"/>
          <w:u w:val="none"/>
          <w:shd w:val="clear" w:fill="FFFFFF"/>
        </w:rPr>
        <w:t>Milestones.pdf</w: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end"/>
      </w:r>
    </w:p>
    <w:p w14:paraId="5E3947FA">
      <w:pPr>
        <w:keepNext w:val="0"/>
        <w:keepLines w:val="0"/>
        <w:widowControl/>
        <w:suppressLineNumbers w:val="0"/>
        <w:pBdr>
          <w:top w:val="none" w:color="auto" w:sz="0" w:space="0"/>
          <w:left w:val="none" w:color="auto" w:sz="0" w:space="0"/>
          <w:bottom w:val="none" w:color="auto" w:sz="0" w:space="0"/>
        </w:pBdr>
        <w:shd w:val="clear" w:fill="FFFFFF"/>
        <w:spacing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47 kB</w:t>
      </w:r>
    </w:p>
    <w:p w14:paraId="53A451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instrText xml:space="preserve"> HYPERLINK "https://www.upwork.com/att/download/milestones/52366699/attachments/9f47ada7-1a21-460a-8194-aac1c0458557" </w:instrTex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i w:val="0"/>
          <w:iCs w:val="0"/>
          <w:caps w:val="0"/>
          <w:color w:val="1A1A1A"/>
          <w:spacing w:val="7"/>
          <w:sz w:val="21"/>
          <w:szCs w:val="21"/>
          <w:u w:val="none"/>
          <w:shd w:val="clear" w:fill="FFFFFF"/>
        </w:rPr>
        <w:t>Website_Development_Milestones_Blueprint (2).pdf</w: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end"/>
      </w:r>
    </w:p>
    <w:p w14:paraId="64D3F648">
      <w:pPr>
        <w:keepNext w:val="0"/>
        <w:keepLines w:val="0"/>
        <w:widowControl/>
        <w:suppressLineNumbers w:val="0"/>
        <w:pBdr>
          <w:top w:val="none" w:color="auto" w:sz="0" w:space="0"/>
          <w:left w:val="none" w:color="auto" w:sz="0" w:space="0"/>
          <w:bottom w:val="none" w:color="auto" w:sz="0" w:space="0"/>
        </w:pBdr>
        <w:shd w:val="clear" w:fill="FFFFFF"/>
        <w:spacing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7 kB</w:t>
      </w:r>
    </w:p>
    <w:p w14:paraId="7EF597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instrText xml:space="preserve"> HYPERLINK "https://upwork.com/att/download/offerAttachments/112696884/attachments/c1f3073d-a1d6-458b-b81e-16ea17724bcc" </w:instrTex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i w:val="0"/>
          <w:iCs w:val="0"/>
          <w:caps w:val="0"/>
          <w:color w:val="1A1A1A"/>
          <w:spacing w:val="7"/>
          <w:sz w:val="21"/>
          <w:szCs w:val="21"/>
          <w:u w:val="none"/>
          <w:shd w:val="clear" w:fill="FFFFFF"/>
        </w:rPr>
        <w:t>Milestones.pdf</w: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end"/>
      </w:r>
    </w:p>
    <w:p w14:paraId="4C2E7349">
      <w:pPr>
        <w:keepNext w:val="0"/>
        <w:keepLines w:val="0"/>
        <w:widowControl/>
        <w:suppressLineNumbers w:val="0"/>
        <w:pBdr>
          <w:top w:val="none" w:color="auto" w:sz="0" w:space="0"/>
          <w:left w:val="none" w:color="auto" w:sz="0" w:space="0"/>
          <w:bottom w:val="none" w:color="auto" w:sz="0" w:space="0"/>
        </w:pBdr>
        <w:shd w:val="clear" w:fill="FFFFFF"/>
        <w:spacing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47 kB</w:t>
      </w:r>
    </w:p>
    <w:p w14:paraId="690484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begin"/>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instrText xml:space="preserve"> HYPERLINK "https://upwork.com/att/download/offerAttachments/112696884/attachments/9f47ada7-1a21-460a-8194-aac1c0458557" </w:instrTex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i w:val="0"/>
          <w:iCs w:val="0"/>
          <w:caps w:val="0"/>
          <w:color w:val="1A1A1A"/>
          <w:spacing w:val="7"/>
          <w:sz w:val="21"/>
          <w:szCs w:val="21"/>
          <w:u w:val="none"/>
          <w:shd w:val="clear" w:fill="FFFFFF"/>
        </w:rPr>
        <w:t>Website_Development_Milestones_Blueprint (2).pdf</w:t>
      </w:r>
      <w:r>
        <w:rPr>
          <w:rFonts w:hint="default" w:ascii="Arial" w:hAnsi="Arial" w:eastAsia="Arial" w:cs="Arial"/>
          <w:i w:val="0"/>
          <w:iCs w:val="0"/>
          <w:caps w:val="0"/>
          <w:color w:val="1A1A1A"/>
          <w:spacing w:val="7"/>
          <w:kern w:val="0"/>
          <w:sz w:val="21"/>
          <w:szCs w:val="21"/>
          <w:u w:val="none"/>
          <w:bdr w:val="none" w:color="auto" w:sz="0" w:space="0"/>
          <w:shd w:val="clear" w:fill="FFFFFF"/>
          <w:lang w:val="en-US" w:eastAsia="zh-CN" w:bidi="ar"/>
        </w:rPr>
        <w:fldChar w:fldCharType="end"/>
      </w:r>
    </w:p>
    <w:p w14:paraId="4B72A89D">
      <w:pPr>
        <w:keepNext w:val="0"/>
        <w:keepLines w:val="0"/>
        <w:widowControl/>
        <w:suppressLineNumbers w:val="0"/>
        <w:pBdr>
          <w:top w:val="none" w:color="auto" w:sz="0" w:space="0"/>
          <w:left w:val="none" w:color="auto" w:sz="0" w:space="0"/>
          <w:bottom w:val="none" w:color="auto" w:sz="0" w:space="0"/>
        </w:pBdr>
        <w:shd w:val="clear" w:fill="FFFFFF"/>
        <w:spacing w:after="120" w:afterAutospacing="0" w:line="264" w:lineRule="atLeast"/>
        <w:ind w:left="0" w:right="16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7 kB</w:t>
      </w:r>
    </w:p>
    <w:p w14:paraId="50196915">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28CE93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11:58 PM</w:t>
      </w:r>
    </w:p>
    <w:p w14:paraId="05C8B58F">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Hello Imran, the issue with my account was resolved and I have funded the first milestone. You initially said this milestone would be finished on October 14, 2026 but given the 2 to 3 days delay I had with my Upwork account, I have set it to be due on October 16, 2026 instead to give you additional time if needed. Thank you for your patience and assistance with this important project:-)</w:t>
      </w:r>
    </w:p>
    <w:p w14:paraId="24BD71E5">
      <w:pPr>
        <w:keepNext w:val="0"/>
        <w:keepLines w:val="0"/>
        <w:widowControl/>
        <w:suppressLineNumbers w:val="0"/>
        <w:pBdr>
          <w:top w:val="none" w:color="auto" w:sz="0" w:space="0"/>
          <w:bottom w:val="none" w:color="auto" w:sz="0" w:space="0"/>
        </w:pBdr>
        <w:shd w:val="clear" w:fill="FFFFFF"/>
        <w:spacing w:before="96" w:beforeAutospacing="0" w:after="48" w:afterAutospacing="0" w:line="264" w:lineRule="atLeast"/>
        <w:ind w:left="0" w:firstLine="0"/>
        <w:jc w:val="left"/>
        <w:rPr>
          <w:rFonts w:hint="default" w:ascii="Arial" w:hAnsi="Arial" w:eastAsia="Arial" w:cs="Arial"/>
          <w:i w:val="0"/>
          <w:iCs w:val="0"/>
          <w:caps w:val="0"/>
          <w:color w:val="656D7B"/>
          <w:spacing w:val="7"/>
          <w:sz w:val="21"/>
          <w:szCs w:val="21"/>
        </w:rPr>
      </w:pPr>
      <w:r>
        <w:rPr>
          <w:rFonts w:hint="default" w:ascii="Arial" w:hAnsi="Arial" w:eastAsia="Arial" w:cs="Arial"/>
          <w:i w:val="0"/>
          <w:iCs w:val="0"/>
          <w:caps w:val="0"/>
          <w:color w:val="656D7B"/>
          <w:spacing w:val="7"/>
          <w:kern w:val="0"/>
          <w:sz w:val="21"/>
          <w:szCs w:val="21"/>
          <w:bdr w:val="none" w:color="auto" w:sz="0" w:space="0"/>
          <w:shd w:val="clear" w:fill="FFFFFF"/>
          <w:lang w:val="en-US" w:eastAsia="zh-CN" w:bidi="ar"/>
        </w:rPr>
        <w:t>Saturday, Oct 03</w:t>
      </w:r>
    </w:p>
    <w:p w14:paraId="0973BD7A">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2EE5CA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1:28 AM</w:t>
      </w:r>
    </w:p>
    <w:p w14:paraId="0ED1254E">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Hello Imran, did you need me to purchase hosting on Hostinger?</w:t>
      </w:r>
    </w:p>
    <w:p w14:paraId="5434DA8A">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The domain is with them...</w:t>
      </w:r>
    </w:p>
    <w:p w14:paraId="159758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1:47 AM</w:t>
      </w:r>
    </w:p>
    <w:p w14:paraId="5C928AD5">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You can get only the domain from Hostinger, hosting will be on Vercel?</w:t>
      </w:r>
    </w:p>
    <w:p w14:paraId="18444074">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43BE38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2:45 AM</w:t>
      </w:r>
    </w:p>
    <w:p w14:paraId="40E5B1CE">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Ohh...okay. I already have a Hostinger domain. Please let me know which hosting package to purchase on Vercel. Thanks</w:t>
      </w:r>
    </w:p>
    <w:p w14:paraId="693EB0F3">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409F37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7:11 AM</w:t>
      </w:r>
    </w:p>
    <w:p w14:paraId="04EAD6BC">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Wait, is this a question you're asking me? Are you asking me if hosting will be on Vercel or telling me? I thought you said you would tell me what I needed for each milestone. For Milestone 1 I see nothing about Vercel in the outline you sent me under "Accounts Needed."</w:t>
      </w:r>
    </w:p>
    <w:p w14:paraId="50AE80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4" w:beforeAutospacing="0" w:line="264" w:lineRule="atLeast"/>
        <w:ind w:left="0" w:right="194"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shd w:val="clear" w:fill="FFFFFF"/>
          <w:lang w:val="en-US" w:eastAsia="zh-CN" w:bidi="ar"/>
        </w:rPr>
        <w:t>Imran Nasir</w:t>
      </w:r>
      <w:r>
        <w:rPr>
          <w:rFonts w:hint="default" w:ascii="Arial" w:hAnsi="Arial" w:eastAsia="Arial" w:cs="Arial"/>
          <w:i w:val="0"/>
          <w:iCs w:val="0"/>
          <w:caps w:val="0"/>
          <w:color w:val="1A1A1A"/>
          <w:spacing w:val="7"/>
          <w:kern w:val="0"/>
          <w:sz w:val="18"/>
          <w:szCs w:val="18"/>
          <w:bdr w:val="none" w:color="auto" w:sz="0" w:space="0"/>
          <w:shd w:val="clear" w:fill="FFFFFF"/>
          <w:lang w:val="en-US" w:eastAsia="zh-CN" w:bidi="ar"/>
        </w:rPr>
        <w:t>Oct 3, 2026 | 1:47 AM</w:t>
      </w:r>
    </w:p>
    <w:p w14:paraId="34B2CF00">
      <w:pPr>
        <w:pStyle w:val="6"/>
        <w:keepNext w:val="0"/>
        <w:keepLines w:val="0"/>
        <w:widowControl/>
        <w:suppressLineNumbers w:val="0"/>
        <w:spacing w:before="194" w:beforeAutospacing="0" w:after="0" w:afterAutospacing="0" w:line="18" w:lineRule="atLeast"/>
        <w:ind w:left="0" w:right="194"/>
      </w:pPr>
      <w:r>
        <w:rPr>
          <w:rFonts w:hint="default" w:ascii="Arial" w:hAnsi="Arial" w:eastAsia="Arial" w:cs="Arial"/>
          <w:i w:val="0"/>
          <w:iCs w:val="0"/>
          <w:caps w:val="0"/>
          <w:color w:val="1A1A1A"/>
          <w:spacing w:val="7"/>
          <w:sz w:val="21"/>
          <w:szCs w:val="21"/>
          <w:shd w:val="clear" w:fill="FFFFFF"/>
        </w:rPr>
        <w:t>You can get only the domain from Hostinger, hosting will be on Vercel?</w:t>
      </w:r>
    </w:p>
    <w:p w14:paraId="0CAEE6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5:39 PM</w:t>
      </w:r>
    </w:p>
    <w:p w14:paraId="32DF604F">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Yes, you can keep Vercel on the free plan at the start. The free plan provides a good amount of usage, which should be sufficient for the initial stage of the website.</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Also, you don’t need to purchase a Vercel account separately right now. During development, I usually deploy the website to my own Vercel account first, using preview domains for testing and review. Once the website is completed and ready to hand over, I’ll have you create/use a free Vercel account and transfer the project to your account.</w:t>
      </w:r>
      <w:r>
        <w:rPr>
          <w:rFonts w:hint="default" w:ascii="Arial" w:hAnsi="Arial" w:eastAsia="Arial" w:cs="Arial"/>
          <w:i w:val="0"/>
          <w:iCs w:val="0"/>
          <w:caps w:val="0"/>
          <w:color w:val="1A1A1A"/>
          <w:spacing w:val="7"/>
          <w:sz w:val="21"/>
          <w:szCs w:val="21"/>
          <w:shd w:val="clear" w:fill="FFFFFF"/>
        </w:rPr>
        <w:br w:type="textWrapping"/>
      </w:r>
      <w:r>
        <w:rPr>
          <w:rFonts w:hint="default" w:ascii="Arial" w:hAnsi="Arial" w:eastAsia="Arial" w:cs="Arial"/>
          <w:i w:val="0"/>
          <w:iCs w:val="0"/>
          <w:caps w:val="0"/>
          <w:color w:val="1A1A1A"/>
          <w:spacing w:val="7"/>
          <w:sz w:val="21"/>
          <w:szCs w:val="21"/>
          <w:shd w:val="clear" w:fill="FFFFFF"/>
        </w:rPr>
        <w:t>So for now, you only need to purchase the domain from Hostinger.</w:t>
      </w:r>
    </w:p>
    <w:p w14:paraId="539F04D7">
      <w:pPr>
        <w:pStyle w:val="6"/>
        <w:keepNext w:val="0"/>
        <w:keepLines w:val="0"/>
        <w:widowControl/>
        <w:suppressLineNumbers w:val="0"/>
        <w:spacing w:before="0"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apologies for the late reply. It was the weekend, and I had to take some time off. Thank you for your patience.</w:t>
      </w:r>
    </w:p>
    <w:p w14:paraId="3DCEECC3">
      <w:pPr>
        <w:keepNext w:val="0"/>
        <w:keepLines w:val="0"/>
        <w:widowControl/>
        <w:suppressLineNumbers w:val="0"/>
        <w:pBdr>
          <w:top w:val="none" w:color="auto" w:sz="0" w:space="0"/>
          <w:left w:val="none" w:color="auto" w:sz="0" w:space="0"/>
          <w:bottom w:val="none" w:color="auto" w:sz="0" w:space="0"/>
          <w:right w:val="none" w:color="auto" w:sz="0" w:space="0"/>
        </w:pBdr>
        <w:shd w:val="clear" w:fill="D4DBE2"/>
        <w:spacing w:before="96" w:beforeAutospacing="0" w:line="480" w:lineRule="atLeast"/>
        <w:ind w:left="0" w:right="242" w:firstLine="0"/>
        <w:jc w:val="center"/>
        <w:rPr>
          <w:rFonts w:hint="default" w:ascii="Arial" w:hAnsi="Arial" w:eastAsia="Arial" w:cs="Arial"/>
          <w:b/>
          <w:bCs/>
          <w:i w:val="0"/>
          <w:iCs w:val="0"/>
          <w:caps w:val="0"/>
          <w:color w:val="818B97"/>
          <w:spacing w:val="7"/>
          <w:sz w:val="21"/>
          <w:szCs w:val="21"/>
        </w:rPr>
      </w:pPr>
      <w:r>
        <w:rPr>
          <w:rFonts w:hint="default" w:ascii="Arial" w:hAnsi="Arial" w:eastAsia="Arial" w:cs="Arial"/>
          <w:b/>
          <w:bCs/>
          <w:i w:val="0"/>
          <w:iCs w:val="0"/>
          <w:caps w:val="0"/>
          <w:color w:val="818B97"/>
          <w:spacing w:val="7"/>
          <w:kern w:val="0"/>
          <w:sz w:val="21"/>
          <w:szCs w:val="21"/>
          <w:bdr w:val="none" w:color="auto" w:sz="0" w:space="0"/>
          <w:shd w:val="clear" w:fill="D4DBE2"/>
          <w:lang w:val="en-US" w:eastAsia="zh-CN" w:bidi="ar"/>
        </w:rPr>
        <w:t>GN</w:t>
      </w:r>
    </w:p>
    <w:p w14:paraId="0D13C7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Georgia Nnabuihe</w:t>
      </w:r>
      <w:r>
        <w:rPr>
          <w:rFonts w:hint="default" w:ascii="Arial" w:hAnsi="Arial" w:eastAsia="Arial" w:cs="Arial"/>
          <w:i w:val="0"/>
          <w:iCs w:val="0"/>
          <w:caps w:val="0"/>
          <w:color w:val="1A1A1A"/>
          <w:spacing w:val="7"/>
          <w:kern w:val="0"/>
          <w:sz w:val="18"/>
          <w:szCs w:val="18"/>
          <w:shd w:val="clear" w:fill="FFFFFF"/>
          <w:lang w:val="en-US" w:eastAsia="zh-CN" w:bidi="ar"/>
        </w:rPr>
        <w:t>6:59 PM</w:t>
      </w:r>
    </w:p>
    <w:p w14:paraId="78EBEE03">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Awesome:-). Thanks for this update. No problem. Enjoy the weekend:-)</w:t>
      </w:r>
    </w:p>
    <w:p w14:paraId="2FA839E4">
      <w:pPr>
        <w:keepNext w:val="0"/>
        <w:keepLines w:val="0"/>
        <w:widowControl/>
        <w:suppressLineNumbers w:val="0"/>
        <w:pBdr>
          <w:top w:val="none" w:color="auto" w:sz="0" w:space="0"/>
          <w:bottom w:val="none" w:color="auto" w:sz="0" w:space="0"/>
        </w:pBdr>
        <w:shd w:val="clear" w:fill="FFFFFF"/>
        <w:spacing w:before="96" w:beforeAutospacing="0" w:after="48" w:afterAutospacing="0" w:line="264" w:lineRule="atLeast"/>
        <w:ind w:left="0" w:firstLine="0"/>
        <w:jc w:val="left"/>
        <w:rPr>
          <w:rFonts w:hint="default" w:ascii="Arial" w:hAnsi="Arial" w:eastAsia="Arial" w:cs="Arial"/>
          <w:i w:val="0"/>
          <w:iCs w:val="0"/>
          <w:caps w:val="0"/>
          <w:color w:val="656D7B"/>
          <w:spacing w:val="7"/>
          <w:sz w:val="21"/>
          <w:szCs w:val="21"/>
        </w:rPr>
      </w:pPr>
      <w:r>
        <w:rPr>
          <w:rFonts w:hint="default" w:ascii="Arial" w:hAnsi="Arial" w:eastAsia="Arial" w:cs="Arial"/>
          <w:i w:val="0"/>
          <w:iCs w:val="0"/>
          <w:caps w:val="0"/>
          <w:color w:val="656D7B"/>
          <w:spacing w:val="7"/>
          <w:kern w:val="0"/>
          <w:sz w:val="21"/>
          <w:szCs w:val="21"/>
          <w:bdr w:val="none" w:color="auto" w:sz="0" w:space="0"/>
          <w:shd w:val="clear" w:fill="FFFFFF"/>
          <w:lang w:val="en-US" w:eastAsia="zh-CN" w:bidi="ar"/>
        </w:rPr>
        <w:t>Monday, Oct 05</w:t>
      </w:r>
    </w:p>
    <w:p w14:paraId="3AA2A9AA">
      <w:pPr>
        <w:pStyle w:val="6"/>
        <w:keepNext w:val="0"/>
        <w:keepLines w:val="0"/>
        <w:widowControl/>
        <w:suppressLineNumbers w:val="0"/>
        <w:spacing w:before="96" w:beforeAutospacing="0" w:after="48" w:afterAutospacing="0" w:line="264" w:lineRule="atLeast"/>
        <w:ind w:left="0" w:right="48"/>
      </w:pPr>
      <w:r>
        <w:rPr>
          <w:rStyle w:val="7"/>
          <w:rFonts w:hint="default" w:ascii="Arial" w:hAnsi="Arial" w:eastAsia="Arial" w:cs="Arial"/>
          <w:i w:val="0"/>
          <w:iCs w:val="0"/>
          <w:caps w:val="0"/>
          <w:color w:val="1A1A1A"/>
          <w:spacing w:val="7"/>
          <w:sz w:val="21"/>
          <w:szCs w:val="21"/>
          <w:shd w:val="clear" w:fill="FFFFFF"/>
        </w:rPr>
        <w:t>Basit Saleem</w:t>
      </w:r>
      <w:r>
        <w:rPr>
          <w:rFonts w:hint="default" w:ascii="Arial" w:hAnsi="Arial" w:eastAsia="Arial" w:cs="Arial"/>
          <w:i w:val="0"/>
          <w:iCs w:val="0"/>
          <w:caps w:val="0"/>
          <w:color w:val="1A1A1A"/>
          <w:spacing w:val="7"/>
          <w:sz w:val="21"/>
          <w:szCs w:val="21"/>
          <w:shd w:val="clear" w:fill="FFFFFF"/>
        </w:rPr>
        <w:t xml:space="preserve"> accepted an offer</w:t>
      </w:r>
    </w:p>
    <w:p w14:paraId="76A34F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18"/>
          <w:szCs w:val="18"/>
          <w:shd w:val="clear" w:fill="FFFFFF"/>
          <w:lang w:val="en-US" w:eastAsia="zh-CN" w:bidi="ar"/>
        </w:rPr>
        <w:t>3:31 PM</w:t>
      </w:r>
    </w:p>
    <w:p w14:paraId="1A5353AA">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Thank you for the offer.</w:t>
      </w:r>
    </w:p>
    <w:p w14:paraId="72192CB1">
      <w:pPr>
        <w:keepNext w:val="0"/>
        <w:keepLines w:val="0"/>
        <w:widowControl/>
        <w:suppressLineNumbers w:val="0"/>
        <w:pBdr>
          <w:top w:val="none" w:color="auto" w:sz="0" w:space="0"/>
          <w:left w:val="none" w:color="auto" w:sz="0" w:space="0"/>
          <w:bottom w:val="none" w:color="auto" w:sz="0" w:space="0"/>
        </w:pBdr>
        <w:shd w:val="clear" w:fill="FFFFFF"/>
        <w:spacing w:before="0" w:beforeAutospacing="0" w:line="264" w:lineRule="atLeast"/>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fldChar w:fldCharType="begin"/>
      </w: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instrText xml:space="preserve"> HYPERLINK "https://www.upwork.com/nx/wm/workroom/44633483/overview" </w:instrText>
      </w: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fldChar w:fldCharType="separate"/>
      </w:r>
      <w:r>
        <w:rPr>
          <w:rStyle w:val="5"/>
          <w:rFonts w:hint="default" w:ascii="Arial" w:hAnsi="Arial" w:eastAsia="Arial" w:cs="Arial"/>
          <w:b/>
          <w:bCs/>
          <w:i w:val="0"/>
          <w:iCs w:val="0"/>
          <w:caps w:val="0"/>
          <w:color w:val="108A00"/>
          <w:spacing w:val="7"/>
          <w:sz w:val="21"/>
          <w:szCs w:val="21"/>
          <w:u w:val="none"/>
          <w:bdr w:val="none" w:color="auto" w:sz="0" w:space="0"/>
          <w:shd w:val="clear" w:fill="FFFFFF"/>
        </w:rPr>
        <w:t>View contract</w:t>
      </w:r>
      <w:r>
        <w:rPr>
          <w:rFonts w:hint="default" w:ascii="Arial" w:hAnsi="Arial" w:eastAsia="Arial" w:cs="Arial"/>
          <w:b/>
          <w:bCs/>
          <w:i w:val="0"/>
          <w:iCs w:val="0"/>
          <w:caps w:val="0"/>
          <w:color w:val="108A00"/>
          <w:spacing w:val="7"/>
          <w:kern w:val="0"/>
          <w:sz w:val="21"/>
          <w:szCs w:val="21"/>
          <w:u w:val="none"/>
          <w:bdr w:val="none" w:color="auto" w:sz="0" w:space="0"/>
          <w:shd w:val="clear" w:fill="FFFFFF"/>
          <w:lang w:val="en-US" w:eastAsia="zh-CN" w:bidi="ar"/>
        </w:rPr>
        <w:fldChar w:fldCharType="end"/>
      </w:r>
    </w:p>
    <w:p w14:paraId="549BFB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48" w:afterAutospacing="0"/>
        <w:ind w:left="0" w:right="48" w:firstLine="0"/>
        <w:jc w:val="left"/>
        <w:rPr>
          <w:rFonts w:hint="default" w:ascii="Arial" w:hAnsi="Arial" w:eastAsia="Arial" w:cs="Arial"/>
          <w:i w:val="0"/>
          <w:iCs w:val="0"/>
          <w:caps w:val="0"/>
          <w:color w:val="1A1A1A"/>
          <w:spacing w:val="7"/>
          <w:sz w:val="21"/>
          <w:szCs w:val="21"/>
        </w:rPr>
      </w:pPr>
      <w:r>
        <w:rPr>
          <w:rFonts w:hint="default" w:ascii="Arial" w:hAnsi="Arial" w:eastAsia="Arial" w:cs="Arial"/>
          <w:i w:val="0"/>
          <w:iCs w:val="0"/>
          <w:caps w:val="0"/>
          <w:color w:val="1A1A1A"/>
          <w:spacing w:val="7"/>
          <w:kern w:val="0"/>
          <w:sz w:val="21"/>
          <w:szCs w:val="21"/>
          <w:bdr w:val="none" w:color="auto" w:sz="0" w:space="0"/>
          <w:shd w:val="clear" w:fill="FFFFFF"/>
          <w:lang w:val="en-US" w:eastAsia="zh-CN" w:bidi="ar"/>
        </w:rPr>
        <w:t>Imran Nasir</w:t>
      </w:r>
      <w:r>
        <w:rPr>
          <w:rFonts w:hint="default" w:ascii="Arial" w:hAnsi="Arial" w:eastAsia="Arial" w:cs="Arial"/>
          <w:i w:val="0"/>
          <w:iCs w:val="0"/>
          <w:caps w:val="0"/>
          <w:color w:val="1A1A1A"/>
          <w:spacing w:val="7"/>
          <w:kern w:val="0"/>
          <w:sz w:val="18"/>
          <w:szCs w:val="18"/>
          <w:shd w:val="clear" w:fill="FFFFFF"/>
          <w:lang w:val="en-US" w:eastAsia="zh-CN" w:bidi="ar"/>
        </w:rPr>
        <w:t>3:36 PM</w:t>
      </w:r>
    </w:p>
    <w:p w14:paraId="0A46101D">
      <w:pPr>
        <w:pStyle w:val="6"/>
        <w:keepNext w:val="0"/>
        <w:keepLines w:val="0"/>
        <w:widowControl/>
        <w:suppressLineNumbers w:val="0"/>
        <w:spacing w:before="96" w:beforeAutospacing="0" w:after="0" w:afterAutospacing="0" w:line="18" w:lineRule="atLeast"/>
        <w:ind w:left="0" w:right="48"/>
      </w:pPr>
      <w:r>
        <w:rPr>
          <w:rFonts w:hint="default" w:ascii="Arial" w:hAnsi="Arial" w:eastAsia="Arial" w:cs="Arial"/>
          <w:i w:val="0"/>
          <w:iCs w:val="0"/>
          <w:caps w:val="0"/>
          <w:color w:val="1A1A1A"/>
          <w:spacing w:val="7"/>
          <w:sz w:val="21"/>
          <w:szCs w:val="21"/>
          <w:shd w:val="clear" w:fill="FFFFFF"/>
        </w:rPr>
        <w:t>I’m getting started on the project right away and will keep you updated as soon as I make progress.</w:t>
      </w:r>
    </w:p>
    <w:p w14:paraId="3DCDB89E">
      <w:pPr>
        <w:pStyle w:val="6"/>
        <w:keepNext w:val="0"/>
        <w:keepLines w:val="0"/>
        <w:widowControl/>
        <w:suppressLineNumbers w:val="0"/>
        <w:spacing w:before="0" w:beforeAutospacing="0" w:after="0" w:afterAutospacing="0" w:line="264" w:lineRule="atLeast"/>
        <w:ind w:left="0" w:right="0"/>
        <w:rPr>
          <w:sz w:val="21"/>
          <w:szCs w:val="21"/>
        </w:rPr>
      </w:pPr>
    </w:p>
    <w:p w14:paraId="796E053C">
      <w:pPr>
        <w:rPr>
          <w:rFonts w:hint="default"/>
          <w:b/>
          <w:bCs/>
          <w:sz w:val="24"/>
          <w:szCs w:val="24"/>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
    <w15:presenceInfo w15:providerId="None"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93779E"/>
    <w:rsid w:val="0B9377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Hyperlink"/>
    <w:basedOn w:val="2"/>
    <w:uiPriority w:val="0"/>
    <w:rPr>
      <w:color w:val="0000FF"/>
      <w:u w:val="single"/>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hyperlink" Target="https://www.upwork.com/ab/messages/att/b6d187e8-4a0a-4f1f-bed8-59682be57b4d" TargetMode="External"/><Relationship Id="rId8" Type="http://schemas.openxmlformats.org/officeDocument/2006/relationships/hyperlink" Target="https://www.upwork.com/ab/messages/att/93ea48f1-3005-4766-9c3f-b601c99cb7dd" TargetMode="External"/><Relationship Id="rId7" Type="http://schemas.openxmlformats.org/officeDocument/2006/relationships/hyperlink" Target="https://www.upwork.com/ab/messages/att/501ae387-0c8c-4ee1-945d-375bfc353334" TargetMode="External"/><Relationship Id="rId6" Type="http://schemas.openxmlformats.org/officeDocument/2006/relationships/hyperlink" Target="https://www.upwork.com/ab/messages/att/716910d8-873e-4b68-a7af-410b3c9dcd87" TargetMode="External"/><Relationship Id="rId5" Type="http://schemas.openxmlformats.org/officeDocument/2006/relationships/hyperlink" Target="https://www.upwork.com/ab/messages/att/87db3347-fcce-4efd-a69f-79705f73ec7d" TargetMode="External"/><Relationship Id="rId4" Type="http://schemas.openxmlformats.org/officeDocument/2006/relationships/image" Target="../NULL"/><Relationship Id="rId3" Type="http://schemas.openxmlformats.org/officeDocument/2006/relationships/theme" Target="theme/theme1.xml"/><Relationship Id="rId29" Type="http://schemas.microsoft.com/office/2011/relationships/people" Target="people.xml"/><Relationship Id="rId28" Type="http://schemas.openxmlformats.org/officeDocument/2006/relationships/fontTable" Target="fontTable.xml"/><Relationship Id="rId27" Type="http://schemas.openxmlformats.org/officeDocument/2006/relationships/hyperlink" Target="https://www.upwork.com/ab/messages/att/f50a5f6e-310b-411c-aa67-0dedff530d87" TargetMode="External"/><Relationship Id="rId26" Type="http://schemas.openxmlformats.org/officeDocument/2006/relationships/hyperlink" Target="https://www.upwork.com/ab/messages/att/910dd4ed-de3d-4278-9e0f-c0edde520e3c" TargetMode="External"/><Relationship Id="rId25" Type="http://schemas.openxmlformats.org/officeDocument/2006/relationships/hyperlink" Target="https://www.upwork.com/ab/messages/att/1e041e7e-ead6-4b09-b4ec-ffb35708e8b9" TargetMode="External"/><Relationship Id="rId24" Type="http://schemas.openxmlformats.org/officeDocument/2006/relationships/hyperlink" Target="https://www.upwork.com/ab/messages/att/96b75f0f-50dd-40de-bd93-57e796dfe098" TargetMode="External"/><Relationship Id="rId23" Type="http://schemas.openxmlformats.org/officeDocument/2006/relationships/hyperlink" Target="https://www.upwork.com/ab/messages/att/e762ffae-0ba0-4f53-b9f0-0efb789fafe6" TargetMode="External"/><Relationship Id="rId22" Type="http://schemas.openxmlformats.org/officeDocument/2006/relationships/hyperlink" Target="https://www.upwork.com/ab/messages/att/108eb869-aede-4da5-955d-77b027662515" TargetMode="External"/><Relationship Id="rId21" Type="http://schemas.openxmlformats.org/officeDocument/2006/relationships/hyperlink" Target="https://www.upwork.com/ab/messages/att/7148b510-d978-4768-8376-412db59b1e96" TargetMode="External"/><Relationship Id="rId20" Type="http://schemas.openxmlformats.org/officeDocument/2006/relationships/hyperlink" Target="https://www.upwork.com/ab/messages/att/5132da4c-dfe4-4512-99fa-0cb261ac72c9" TargetMode="External"/><Relationship Id="rId2" Type="http://schemas.openxmlformats.org/officeDocument/2006/relationships/settings" Target="settings.xml"/><Relationship Id="rId19" Type="http://schemas.openxmlformats.org/officeDocument/2006/relationships/hyperlink" Target="https://www.upwork.com/ab/messages/att/eded9757-d47a-490f-8480-af13e2a73ad8" TargetMode="External"/><Relationship Id="rId18" Type="http://schemas.openxmlformats.org/officeDocument/2006/relationships/hyperlink" Target="https://www.upwork.com/ab/messages/att/a0763ae0-017a-4832-a439-803d591199a9" TargetMode="External"/><Relationship Id="rId17" Type="http://schemas.openxmlformats.org/officeDocument/2006/relationships/hyperlink" Target="https://www.upwork.com/ab/messages/att/baf17490-fd7f-495a-90b5-1a7c777ae5c8" TargetMode="External"/><Relationship Id="rId16" Type="http://schemas.openxmlformats.org/officeDocument/2006/relationships/hyperlink" Target="https://www.upwork.com/ab/messages/att/5a745244-f6fc-47ce-8f84-ff3ff5cd8d91" TargetMode="External"/><Relationship Id="rId15" Type="http://schemas.openxmlformats.org/officeDocument/2006/relationships/hyperlink" Target="https://www.upwork.com/ab/messages/att/bbdd8c9f-c82c-47f4-bfb6-9ff66aa0b165" TargetMode="External"/><Relationship Id="rId14" Type="http://schemas.openxmlformats.org/officeDocument/2006/relationships/hyperlink" Target="https://www.upwork.com/ab/messages/att/df615570-489c-4469-9737-1916dae0eb26" TargetMode="External"/><Relationship Id="rId13" Type="http://schemas.openxmlformats.org/officeDocument/2006/relationships/hyperlink" Target="https://www.upwork.com/ab/messages/att/ec6e17b6-32db-40fb-b367-25b5b77dcd30" TargetMode="External"/><Relationship Id="rId12" Type="http://schemas.openxmlformats.org/officeDocument/2006/relationships/hyperlink" Target="https://www.upwork.com/ab/messages/att/dc04aa3b-5086-4cdb-9eae-d52df1104018" TargetMode="External"/><Relationship Id="rId11" Type="http://schemas.openxmlformats.org/officeDocument/2006/relationships/hyperlink" Target="https://www.upwork.com/ab/messages/att/ac1340d3-f1a8-4875-bd31-5efb6ed4ab14" TargetMode="External"/><Relationship Id="rId10" Type="http://schemas.openxmlformats.org/officeDocument/2006/relationships/hyperlink" Target="https://www.upwork.com/ab/messages/att/db3db01b-542c-4790-932f-86af9a202c76" TargetMode="Externa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Pages>
  <Words>0</Words>
  <Characters>0</Characters>
  <Lines>0</Lines>
  <Paragraphs>0</Paragraphs>
  <TotalTime>34</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2026-10-05T10:48:00Z</dcterms:created>
  <dc:creator>Red Star Tech</dc:creator>
  <cp:lastModifiedBy>Red Star Tech</cp:lastModifiedBy>
  <dcterms:modified xsi:type="dcterms:W3CDTF">2026-10-05T11:23:03Z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565BDA6A790D4012B201B791D96B328C_11</vt:lpwstr>
  </property>
  <property fmtid="{D5CDD505-2E9C-101B-9397-08002B2CF9AE}" pid="4" name="KSOTemplateDocerSaveRecord">
    <vt:lpwstr>eyJoZGlkIjoiZmEwMDg0YWY5Zjc1MjMxODljZThjZDdjZDY1NGFmMzIifQ==</vt:lpwstr>
  </property>
</Properties>
</file>